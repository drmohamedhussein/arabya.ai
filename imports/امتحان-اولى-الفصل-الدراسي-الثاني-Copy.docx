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1140" w14:textId="332469A6" w:rsidR="00DB5BDE" w:rsidRPr="00D24553" w:rsidRDefault="008D3650" w:rsidP="003303ED">
      <w:pPr>
        <w:rPr>
          <w:rFonts w:ascii="Simplified Arabic" w:hAnsi="Simplified Arabic" w:cs="Simplified Arabic"/>
          <w:b/>
          <w:bCs/>
          <w:rtl/>
          <w:lang w:bidi="ar-EG"/>
        </w:rPr>
      </w:pPr>
      <w:r w:rsidRPr="00D24553">
        <w:rPr>
          <w:rFonts w:ascii="Simplified Arabic" w:hAnsi="Simplified Arabic" w:cs="Simplified Arabic"/>
          <w:b/>
          <w:bCs/>
          <w:noProof/>
          <w:rtl/>
          <w:lang w:val="ar-EG" w:bidi="ar-EG"/>
        </w:rPr>
        <w:drawing>
          <wp:anchor distT="0" distB="0" distL="114300" distR="114300" simplePos="0" relativeHeight="251658240" behindDoc="0" locked="0" layoutInCell="1" allowOverlap="1" wp14:anchorId="55D97BFB" wp14:editId="2D98BC79">
            <wp:simplePos x="0" y="0"/>
            <wp:positionH relativeFrom="margin">
              <wp:posOffset>5897880</wp:posOffset>
            </wp:positionH>
            <wp:positionV relativeFrom="paragraph">
              <wp:posOffset>0</wp:posOffset>
            </wp:positionV>
            <wp:extent cx="631825" cy="631825"/>
            <wp:effectExtent l="0" t="0" r="0" b="0"/>
            <wp:wrapNone/>
            <wp:docPr id="292763093" name="صورة 1" descr="صورة تحتوي على دائرة, فن, لقطة شاش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3093" name="صورة 1" descr="صورة تحتوي على دائرة, فن, لقطة شاشة&#10;&#10;تم إنشاء الوصف تلقائياً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6A8" w:rsidRPr="00D24553">
        <w:rPr>
          <w:rFonts w:ascii="Simplified Arabic" w:hAnsi="Simplified Arabic" w:cs="Simplified Arabic" w:hint="cs"/>
          <w:b/>
          <w:bCs/>
          <w:noProof/>
          <w:rtl/>
          <w:lang w:val="ar-EG" w:bidi="ar-EG"/>
        </w:rPr>
        <w:drawing>
          <wp:anchor distT="0" distB="0" distL="114300" distR="114300" simplePos="0" relativeHeight="251658241" behindDoc="0" locked="0" layoutInCell="1" allowOverlap="1" wp14:anchorId="70394E49" wp14:editId="7AC6AEFB">
            <wp:simplePos x="0" y="0"/>
            <wp:positionH relativeFrom="margin">
              <wp:posOffset>708660</wp:posOffset>
            </wp:positionH>
            <wp:positionV relativeFrom="paragraph">
              <wp:posOffset>0</wp:posOffset>
            </wp:positionV>
            <wp:extent cx="678180" cy="678180"/>
            <wp:effectExtent l="0" t="0" r="0" b="7620"/>
            <wp:wrapNone/>
            <wp:docPr id="1837484521" name="صورة 2" descr="صورة تحتوي على نص, الرسومات, تصميم الجرافيك, الخط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4521" name="صورة 2" descr="صورة تحتوي على نص, الرسومات, تصميم الجرافيك, الخط&#10;&#10;تم إنشاء الوصف تلقائياً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3ED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</w:t>
      </w:r>
      <w:r w:rsidR="0065299D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</w:t>
      </w:r>
      <w:r w:rsidR="006F6FDC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</w:t>
      </w:r>
      <w:r w:rsidR="00086D0E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      </w:t>
      </w:r>
      <w:r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</w:t>
      </w:r>
      <w:r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086D0E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</w:t>
      </w:r>
      <w:r w:rsidR="00086D0E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امتحان الفصل الدراسي </w:t>
      </w:r>
      <w:r w:rsidR="00E13A8B" w:rsidRPr="00D24553">
        <w:rPr>
          <w:rFonts w:ascii="Simplified Arabic" w:hAnsi="Simplified Arabic" w:cs="Simplified Arabic" w:hint="cs"/>
          <w:b/>
          <w:bCs/>
          <w:rtl/>
          <w:lang w:bidi="ar-EG"/>
        </w:rPr>
        <w:t>الثاني</w:t>
      </w:r>
      <w:r w:rsidR="00086D0E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           </w:t>
      </w:r>
    </w:p>
    <w:p w14:paraId="5701EC5B" w14:textId="3449C7CC" w:rsidR="00DB5BDE" w:rsidRPr="00D24553" w:rsidRDefault="00086D0E" w:rsidP="003303ED">
      <w:pPr>
        <w:rPr>
          <w:rFonts w:ascii="Simplified Arabic" w:hAnsi="Simplified Arabic" w:cs="Simplified Arabic"/>
          <w:b/>
          <w:bCs/>
          <w:rtl/>
          <w:lang w:bidi="ar-EG"/>
        </w:rPr>
      </w:pPr>
      <w:r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            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</w:t>
      </w:r>
      <w:r w:rsidR="009C0B7B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D46FE7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B77CD4" w:rsidRPr="00D24553">
        <w:rPr>
          <w:rFonts w:ascii="Simplified Arabic" w:hAnsi="Simplified Arabic" w:cs="Simplified Arabic" w:hint="cs"/>
          <w:b/>
          <w:bCs/>
          <w:rtl/>
          <w:lang w:bidi="ar-EG"/>
        </w:rPr>
        <w:t>ال</w:t>
      </w:r>
      <w:r w:rsidR="0028373A" w:rsidRPr="00D24553">
        <w:rPr>
          <w:rFonts w:ascii="Simplified Arabic" w:hAnsi="Simplified Arabic" w:cs="Simplified Arabic" w:hint="cs"/>
          <w:b/>
          <w:bCs/>
          <w:rtl/>
          <w:lang w:bidi="ar-EG"/>
        </w:rPr>
        <w:t>عام الدراسي 2025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/</w:t>
      </w:r>
      <w:r w:rsidR="00B77CD4" w:rsidRPr="00D24553">
        <w:rPr>
          <w:rFonts w:ascii="Simplified Arabic" w:hAnsi="Simplified Arabic" w:cs="Simplified Arabic"/>
          <w:b/>
          <w:bCs/>
          <w:rtl/>
          <w:lang w:bidi="ar-EG"/>
        </w:rPr>
        <w:t>202</w:t>
      </w:r>
      <w:r w:rsidR="0028373A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6 </w:t>
      </w:r>
      <w:r w:rsidR="00B77CD4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           </w:t>
      </w:r>
      <w:r w:rsidR="00B77CD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B77CD4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     </w:t>
      </w:r>
      <w:r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</w:p>
    <w:p w14:paraId="304306BC" w14:textId="149184C1" w:rsidR="003303ED" w:rsidRPr="00D24553" w:rsidRDefault="00DB5BDE" w:rsidP="003303ED">
      <w:pPr>
        <w:rPr>
          <w:rFonts w:ascii="Simplified Arabic" w:hAnsi="Simplified Arabic" w:cs="Simplified Arabic"/>
          <w:b/>
          <w:bCs/>
          <w:rtl/>
          <w:lang w:bidi="ar-EG"/>
        </w:rPr>
      </w:pPr>
      <w:r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</w:t>
      </w:r>
      <w:r w:rsidR="0065299D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جامعة أسيوط          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65299D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</w:t>
      </w:r>
      <w:r w:rsidR="00FC038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FC038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>ال</w:t>
      </w:r>
      <w:r w:rsidR="004D06A8" w:rsidRPr="00D24553">
        <w:rPr>
          <w:rFonts w:ascii="Simplified Arabic" w:hAnsi="Simplified Arabic" w:cs="Simplified Arabic"/>
          <w:b/>
          <w:bCs/>
          <w:rtl/>
          <w:lang w:bidi="ar-EG"/>
        </w:rPr>
        <w:t>مقرر: ال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>نحو والصرف</w:t>
      </w:r>
      <w:r w:rsidR="004D06A8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  </w:t>
      </w:r>
      <w:r w:rsidR="00FC038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</w:t>
      </w:r>
      <w:r w:rsidR="00B276E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</w:t>
      </w:r>
      <w:r w:rsidR="00B276E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</w:t>
      </w:r>
      <w:r w:rsidR="00FC038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FC038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CC3F8D" w:rsidRPr="00D24553">
        <w:rPr>
          <w:rFonts w:ascii="Simplified Arabic" w:hAnsi="Simplified Arabic" w:cs="Simplified Arabic" w:hint="cs"/>
          <w:b/>
          <w:bCs/>
          <w:rtl/>
          <w:lang w:bidi="ar-EG"/>
        </w:rPr>
        <w:t>شعبة</w:t>
      </w:r>
      <w:r w:rsidR="00FC0385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اللغة </w:t>
      </w:r>
      <w:r w:rsidR="009145E3" w:rsidRPr="00D24553">
        <w:rPr>
          <w:rFonts w:ascii="Simplified Arabic" w:hAnsi="Simplified Arabic" w:cs="Simplified Arabic" w:hint="cs"/>
          <w:b/>
          <w:bCs/>
          <w:rtl/>
          <w:lang w:bidi="ar-EG"/>
        </w:rPr>
        <w:t>العربية</w:t>
      </w:r>
      <w:r w:rsidR="00FC0385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               </w:t>
      </w:r>
    </w:p>
    <w:p w14:paraId="69D6D54A" w14:textId="3F3CA4F8" w:rsidR="003303ED" w:rsidRPr="00D24553" w:rsidRDefault="008F100E" w:rsidP="00FC0385">
      <w:pPr>
        <w:pBdr>
          <w:bottom w:val="single" w:sz="6" w:space="1" w:color="auto"/>
        </w:pBdr>
        <w:rPr>
          <w:rFonts w:ascii="Simplified Arabic" w:hAnsi="Simplified Arabic" w:cs="Simplified Arabic"/>
          <w:b/>
          <w:bCs/>
          <w:rtl/>
          <w:lang w:bidi="ar-EG"/>
        </w:rPr>
      </w:pPr>
      <w:r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</w:t>
      </w:r>
      <w:r w:rsidR="0065299D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</w:t>
      </w:r>
      <w:r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كلية ا</w:t>
      </w:r>
      <w:r w:rsidR="001731BD" w:rsidRPr="00D24553">
        <w:rPr>
          <w:rFonts w:ascii="Simplified Arabic" w:hAnsi="Simplified Arabic" w:cs="Simplified Arabic"/>
          <w:b/>
          <w:bCs/>
          <w:rtl/>
          <w:lang w:bidi="ar-EG"/>
        </w:rPr>
        <w:t>لتربية</w:t>
      </w:r>
      <w:r w:rsidR="0065299D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          </w:t>
      </w:r>
      <w:r w:rsidR="00426A4A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426A4A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8D365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FC0385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الزمن: </w:t>
      </w:r>
      <w:r w:rsidR="0028373A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9 </w:t>
      </w:r>
      <w:r w:rsidR="0028373A" w:rsidRPr="00D24553">
        <w:rPr>
          <w:rFonts w:ascii="Simplified Arabic" w:hAnsi="Simplified Arabic" w:cs="Simplified Arabic"/>
          <w:b/>
          <w:bCs/>
          <w:rtl/>
          <w:lang w:bidi="ar-EG"/>
        </w:rPr>
        <w:t>–</w:t>
      </w:r>
      <w:r w:rsidR="0028373A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11 ص</w:t>
      </w:r>
      <w:r w:rsidR="00FC038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</w:t>
      </w:r>
      <w:r w:rsidR="0028373A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E71E5C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</w:t>
      </w:r>
      <w:r w:rsidR="00B276E5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</w:t>
      </w:r>
      <w:r w:rsidR="000A503F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</w:t>
      </w:r>
      <w:r w:rsidR="006E001E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</w:t>
      </w:r>
      <w:r w:rsidR="00FC0385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الفرقة: الأولى </w:t>
      </w:r>
      <w:r w:rsidR="00B11EEB" w:rsidRPr="00D24553">
        <w:rPr>
          <w:rFonts w:ascii="Simplified Arabic" w:hAnsi="Simplified Arabic" w:cs="Simplified Arabic" w:hint="cs"/>
          <w:b/>
          <w:bCs/>
          <w:rtl/>
          <w:lang w:bidi="ar-EG"/>
        </w:rPr>
        <w:t>(عام)</w:t>
      </w:r>
      <w:r w:rsidR="00FC0385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    </w:t>
      </w:r>
    </w:p>
    <w:p w14:paraId="383910C4" w14:textId="3192435E" w:rsidR="00A223EC" w:rsidRPr="00D24553" w:rsidRDefault="003303ED" w:rsidP="00DF0C3D">
      <w:pPr>
        <w:rPr>
          <w:rFonts w:ascii="Simplified Arabic" w:hAnsi="Simplified Arabic" w:cs="Simplified Arabic"/>
          <w:b/>
          <w:bCs/>
          <w:lang w:bidi="ar-EG"/>
        </w:rPr>
      </w:pPr>
      <w:r w:rsidRPr="00D24553">
        <w:rPr>
          <w:rFonts w:ascii="Simplified Arabic" w:hAnsi="Simplified Arabic" w:cs="Simplified Arabic"/>
          <w:b/>
          <w:bCs/>
          <w:u w:val="single"/>
          <w:rtl/>
          <w:lang w:bidi="ar-EG"/>
        </w:rPr>
        <w:t>أجب عن الأسئلة الآتية:</w:t>
      </w:r>
      <w:r w:rsidR="00DF0C3D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861380" w:rsidRPr="00D24553">
        <w:rPr>
          <w:rFonts w:ascii="Simplified Arabic" w:hAnsi="Simplified Arabic" w:cs="Simplified Arabic"/>
          <w:b/>
          <w:bCs/>
          <w:u w:val="single"/>
          <w:rtl/>
          <w:lang w:bidi="ar-EG"/>
        </w:rPr>
        <w:t xml:space="preserve">السؤال </w:t>
      </w:r>
      <w:r w:rsidR="00494CE2" w:rsidRPr="00D24553">
        <w:rPr>
          <w:rFonts w:ascii="Simplified Arabic" w:hAnsi="Simplified Arabic" w:cs="Simplified Arabic" w:hint="cs"/>
          <w:b/>
          <w:bCs/>
          <w:u w:val="single"/>
          <w:rtl/>
          <w:lang w:bidi="ar-EG"/>
        </w:rPr>
        <w:t>الأول:</w:t>
      </w:r>
      <w:r w:rsidR="00494CE2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A223EC" w:rsidRPr="00D24553">
        <w:rPr>
          <w:rFonts w:ascii="Simplified Arabic" w:hAnsi="Simplified Arabic" w:cs="Simplified Arabic"/>
          <w:b/>
          <w:bCs/>
          <w:rtl/>
          <w:lang w:bidi="ar-EG"/>
        </w:rPr>
        <w:t>اختر الإجابة الصحيحة من بين (</w:t>
      </w:r>
      <w:r w:rsidR="00A223EC" w:rsidRPr="00D24553">
        <w:rPr>
          <w:rFonts w:ascii="Simplified Arabic" w:hAnsi="Simplified Arabic" w:cs="Simplified Arabic"/>
          <w:b/>
          <w:bCs/>
          <w:lang w:bidi="ar-EG"/>
        </w:rPr>
        <w:t>A</w:t>
      </w:r>
      <w:r w:rsidR="00A223EC" w:rsidRPr="00D24553">
        <w:rPr>
          <w:rFonts w:ascii="Simplified Arabic" w:hAnsi="Simplified Arabic" w:cs="Simplified Arabic"/>
          <w:b/>
          <w:bCs/>
          <w:rtl/>
          <w:lang w:bidi="ar-EG"/>
        </w:rPr>
        <w:t>) أو (</w:t>
      </w:r>
      <w:r w:rsidR="00A223EC" w:rsidRPr="00D24553">
        <w:rPr>
          <w:rFonts w:ascii="Simplified Arabic" w:hAnsi="Simplified Arabic" w:cs="Simplified Arabic"/>
          <w:b/>
          <w:bCs/>
          <w:lang w:bidi="ar-EG"/>
        </w:rPr>
        <w:t>B</w:t>
      </w:r>
      <w:r w:rsidR="00A223EC" w:rsidRPr="00D24553">
        <w:rPr>
          <w:rFonts w:ascii="Simplified Arabic" w:hAnsi="Simplified Arabic" w:cs="Simplified Arabic"/>
          <w:b/>
          <w:bCs/>
          <w:rtl/>
          <w:lang w:bidi="ar-EG"/>
        </w:rPr>
        <w:t>) أو (</w:t>
      </w:r>
      <w:r w:rsidR="00A223EC" w:rsidRPr="00D24553">
        <w:rPr>
          <w:rFonts w:ascii="Simplified Arabic" w:hAnsi="Simplified Arabic" w:cs="Simplified Arabic"/>
          <w:b/>
          <w:bCs/>
          <w:lang w:bidi="ar-EG"/>
        </w:rPr>
        <w:t>C</w:t>
      </w:r>
      <w:r w:rsidR="00A223EC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) فيما </w:t>
      </w:r>
      <w:proofErr w:type="gramStart"/>
      <w:r w:rsidR="00723B89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يلي:  </w:t>
      </w:r>
      <w:r w:rsidR="00C959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proofErr w:type="gramEnd"/>
      <w:r w:rsidR="00C959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</w:t>
      </w:r>
      <w:r w:rsidR="00E25947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</w:t>
      </w:r>
      <w:r w:rsidR="00C959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E62C48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</w:t>
      </w:r>
      <w:proofErr w:type="gramStart"/>
      <w:r w:rsidR="00E62C48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C959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</w:t>
      </w:r>
      <w:r w:rsidR="0026051E" w:rsidRPr="00D24553">
        <w:rPr>
          <w:rFonts w:ascii="Simplified Arabic" w:hAnsi="Simplified Arabic" w:cs="Simplified Arabic"/>
          <w:b/>
          <w:bCs/>
          <w:rtl/>
          <w:lang w:bidi="ar-EG"/>
        </w:rPr>
        <w:t>(</w:t>
      </w:r>
      <w:proofErr w:type="gramEnd"/>
      <w:r w:rsidR="008F100E" w:rsidRPr="00D24553">
        <w:rPr>
          <w:rFonts w:ascii="Simplified Arabic" w:hAnsi="Simplified Arabic" w:cs="Simplified Arabic"/>
          <w:b/>
          <w:bCs/>
          <w:rtl/>
          <w:lang w:bidi="ar-EG"/>
        </w:rPr>
        <w:t>درج</w:t>
      </w:r>
      <w:r w:rsidR="00F54241" w:rsidRPr="00D24553">
        <w:rPr>
          <w:rFonts w:ascii="Simplified Arabic" w:hAnsi="Simplified Arabic" w:cs="Simplified Arabic" w:hint="cs"/>
          <w:b/>
          <w:bCs/>
          <w:rtl/>
          <w:lang w:bidi="ar-EG"/>
        </w:rPr>
        <w:t>ة</w:t>
      </w:r>
      <w:r w:rsidR="00AA4AE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="00A223EC" w:rsidRPr="00D24553">
        <w:rPr>
          <w:rFonts w:ascii="Simplified Arabic" w:hAnsi="Simplified Arabic" w:cs="Simplified Arabic"/>
          <w:b/>
          <w:bCs/>
          <w:rtl/>
          <w:lang w:bidi="ar-EG"/>
        </w:rPr>
        <w:t>لكل نقطة)</w:t>
      </w:r>
    </w:p>
    <w:tbl>
      <w:tblPr>
        <w:tblStyle w:val="a3"/>
        <w:bidiVisual/>
        <w:tblW w:w="11510" w:type="dxa"/>
        <w:tblInd w:w="-549" w:type="dxa"/>
        <w:tblLook w:val="04A0" w:firstRow="1" w:lastRow="0" w:firstColumn="1" w:lastColumn="0" w:noHBand="0" w:noVBand="1"/>
      </w:tblPr>
      <w:tblGrid>
        <w:gridCol w:w="563"/>
        <w:gridCol w:w="6268"/>
        <w:gridCol w:w="1644"/>
        <w:gridCol w:w="1440"/>
        <w:gridCol w:w="1595"/>
      </w:tblGrid>
      <w:tr w:rsidR="003E1657" w:rsidRPr="00D24553" w14:paraId="2750A250" w14:textId="41308D7A" w:rsidTr="00C51E18">
        <w:tc>
          <w:tcPr>
            <w:tcW w:w="563" w:type="dxa"/>
            <w:shd w:val="clear" w:color="auto" w:fill="F2F2F2" w:themeFill="background1" w:themeFillShade="F2"/>
          </w:tcPr>
          <w:p w14:paraId="0044F8F0" w14:textId="77777777" w:rsidR="003E1657" w:rsidRPr="00D24553" w:rsidRDefault="003E1657" w:rsidP="003E165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</w:p>
        </w:tc>
        <w:tc>
          <w:tcPr>
            <w:tcW w:w="6268" w:type="dxa"/>
            <w:shd w:val="clear" w:color="auto" w:fill="F2F2F2" w:themeFill="background1" w:themeFillShade="F2"/>
          </w:tcPr>
          <w:p w14:paraId="710EB878" w14:textId="77777777" w:rsidR="003E1657" w:rsidRPr="00D24553" w:rsidRDefault="003E1657" w:rsidP="003E165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</w:p>
        </w:tc>
        <w:tc>
          <w:tcPr>
            <w:tcW w:w="1644" w:type="dxa"/>
            <w:vAlign w:val="center"/>
          </w:tcPr>
          <w:p w14:paraId="6AFDB6C0" w14:textId="75F15BA5" w:rsidR="003E1657" w:rsidRPr="00D24553" w:rsidRDefault="003E1657" w:rsidP="003E1657">
            <w:pPr>
              <w:jc w:val="center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lang w:bidi="ar-EG"/>
              </w:rPr>
              <w:t>C</w:t>
            </w:r>
          </w:p>
        </w:tc>
        <w:tc>
          <w:tcPr>
            <w:tcW w:w="1440" w:type="dxa"/>
            <w:vAlign w:val="center"/>
          </w:tcPr>
          <w:p w14:paraId="7990B39A" w14:textId="4DF27EF7" w:rsidR="003E1657" w:rsidRPr="00D24553" w:rsidRDefault="003E1657" w:rsidP="003E1657">
            <w:pPr>
              <w:jc w:val="center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lang w:bidi="ar-EG"/>
              </w:rPr>
              <w:t>B</w:t>
            </w:r>
          </w:p>
        </w:tc>
        <w:tc>
          <w:tcPr>
            <w:tcW w:w="1595" w:type="dxa"/>
            <w:vAlign w:val="center"/>
          </w:tcPr>
          <w:p w14:paraId="0BE5DE7E" w14:textId="54E6371F" w:rsidR="003E1657" w:rsidRPr="00D24553" w:rsidRDefault="003E1657" w:rsidP="003E1657">
            <w:pPr>
              <w:jc w:val="center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lang w:bidi="ar-EG"/>
              </w:rPr>
              <w:t>A</w:t>
            </w:r>
          </w:p>
        </w:tc>
      </w:tr>
      <w:tr w:rsidR="00D240C1" w:rsidRPr="00D24553" w14:paraId="4BCD90E9" w14:textId="4CF9B8D6" w:rsidTr="00C51E18">
        <w:tc>
          <w:tcPr>
            <w:tcW w:w="563" w:type="dxa"/>
          </w:tcPr>
          <w:p w14:paraId="5B6FA00B" w14:textId="77777777" w:rsidR="00D240C1" w:rsidRPr="00D24553" w:rsidRDefault="00D240C1" w:rsidP="00D240C1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1</w:t>
            </w:r>
          </w:p>
        </w:tc>
        <w:tc>
          <w:tcPr>
            <w:tcW w:w="6268" w:type="dxa"/>
            <w:vAlign w:val="center"/>
          </w:tcPr>
          <w:p w14:paraId="645B9CB0" w14:textId="5F143986" w:rsidR="00D240C1" w:rsidRPr="00D24553" w:rsidRDefault="00D240C1" w:rsidP="00D240C1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لابتداء بالنكرة في قول</w:t>
            </w:r>
            <w:r w:rsidR="00C51E1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ك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(رجيلٌ عندنا</w:t>
            </w:r>
            <w:proofErr w:type="gramStart"/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) </w:t>
            </w:r>
            <w:r w:rsidR="00C51E1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proofErr w:type="gramEnd"/>
            <w:r w:rsidR="00C51E1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لأن التصغير يفيد معنى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C51E1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الوصف</w:t>
            </w:r>
            <w:r w:rsidR="005530A1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  <w:tc>
          <w:tcPr>
            <w:tcW w:w="1644" w:type="dxa"/>
            <w:vAlign w:val="center"/>
          </w:tcPr>
          <w:p w14:paraId="4314A8AB" w14:textId="39EFC10F" w:rsidR="00D240C1" w:rsidRPr="00D24553" w:rsidRDefault="002106EA" w:rsidP="00D240C1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ممتنع</w:t>
            </w:r>
          </w:p>
        </w:tc>
        <w:tc>
          <w:tcPr>
            <w:tcW w:w="1440" w:type="dxa"/>
            <w:vAlign w:val="center"/>
          </w:tcPr>
          <w:p w14:paraId="1DE2AA7E" w14:textId="4688D3AE" w:rsidR="00D240C1" w:rsidRPr="00D24553" w:rsidRDefault="002106EA" w:rsidP="00D240C1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جائز</w:t>
            </w:r>
          </w:p>
        </w:tc>
        <w:tc>
          <w:tcPr>
            <w:tcW w:w="1595" w:type="dxa"/>
            <w:vAlign w:val="center"/>
          </w:tcPr>
          <w:p w14:paraId="57815038" w14:textId="059B7E8F" w:rsidR="00D240C1" w:rsidRPr="00D24553" w:rsidRDefault="002106EA" w:rsidP="00D240C1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واجب</w:t>
            </w:r>
          </w:p>
        </w:tc>
      </w:tr>
      <w:tr w:rsidR="00D240C1" w:rsidRPr="00D24553" w14:paraId="71936159" w14:textId="3A3A3D0F" w:rsidTr="00C51E18">
        <w:tc>
          <w:tcPr>
            <w:tcW w:w="563" w:type="dxa"/>
          </w:tcPr>
          <w:p w14:paraId="283D1C0E" w14:textId="77777777" w:rsidR="00D240C1" w:rsidRPr="00D24553" w:rsidRDefault="00D240C1" w:rsidP="00D240C1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2</w:t>
            </w:r>
          </w:p>
        </w:tc>
        <w:tc>
          <w:tcPr>
            <w:tcW w:w="6268" w:type="dxa"/>
            <w:vAlign w:val="center"/>
          </w:tcPr>
          <w:p w14:paraId="4B69FDA8" w14:textId="6E22DA87" w:rsidR="00D240C1" w:rsidRPr="00D24553" w:rsidRDefault="001C4EDE" w:rsidP="00D240C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يرى جمهور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..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أن عامل الرفع في المبتدأ هو "الابتداء"، وهو عامل</w:t>
            </w:r>
            <w:r w:rsidR="00EE697E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معنوي.</w:t>
            </w:r>
          </w:p>
        </w:tc>
        <w:tc>
          <w:tcPr>
            <w:tcW w:w="1644" w:type="dxa"/>
            <w:vAlign w:val="center"/>
          </w:tcPr>
          <w:p w14:paraId="6EDAC923" w14:textId="70EC06C1" w:rsidR="00D240C1" w:rsidRPr="00D24553" w:rsidRDefault="001C4EDE" w:rsidP="00D240C1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النحاة</w:t>
            </w:r>
          </w:p>
        </w:tc>
        <w:tc>
          <w:tcPr>
            <w:tcW w:w="1440" w:type="dxa"/>
            <w:vAlign w:val="center"/>
          </w:tcPr>
          <w:p w14:paraId="56AF2680" w14:textId="1EDB0A15" w:rsidR="00D240C1" w:rsidRPr="00D24553" w:rsidRDefault="001C4EDE" w:rsidP="00D240C1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الكوفيين</w:t>
            </w:r>
          </w:p>
        </w:tc>
        <w:tc>
          <w:tcPr>
            <w:tcW w:w="1595" w:type="dxa"/>
            <w:vAlign w:val="center"/>
          </w:tcPr>
          <w:p w14:paraId="75A59219" w14:textId="30716A2B" w:rsidR="00D240C1" w:rsidRPr="00D24553" w:rsidRDefault="001C4EDE" w:rsidP="00D240C1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البصريين</w:t>
            </w:r>
          </w:p>
        </w:tc>
      </w:tr>
      <w:tr w:rsidR="007F1296" w:rsidRPr="00D24553" w14:paraId="5E70410E" w14:textId="6837D51A" w:rsidTr="00C51E18">
        <w:tc>
          <w:tcPr>
            <w:tcW w:w="563" w:type="dxa"/>
          </w:tcPr>
          <w:p w14:paraId="3E0A97F5" w14:textId="77777777" w:rsidR="007F1296" w:rsidRPr="00D24553" w:rsidRDefault="007F1296" w:rsidP="007F1296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3</w:t>
            </w:r>
          </w:p>
        </w:tc>
        <w:tc>
          <w:tcPr>
            <w:tcW w:w="6268" w:type="dxa"/>
            <w:vAlign w:val="center"/>
          </w:tcPr>
          <w:p w14:paraId="377458F6" w14:textId="0D11863A" w:rsidR="007F1296" w:rsidRPr="00D24553" w:rsidRDefault="007F1296" w:rsidP="007F1296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إذا وقع المبتدأ صريحاً في القسم نحو (لعمرُكَ لأفعلنَّ)، </w:t>
            </w:r>
            <w:proofErr w:type="gramStart"/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فإن </w:t>
            </w:r>
            <w:r w:rsidR="0053084D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proofErr w:type="gramEnd"/>
            <w:r w:rsidR="0053084D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يحذف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9726F2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وجوب</w:t>
            </w:r>
            <w:r w:rsidR="00C73A1F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ً</w:t>
            </w:r>
            <w:r w:rsidR="009726F2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="00C73A1F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  <w:tc>
          <w:tcPr>
            <w:tcW w:w="1644" w:type="dxa"/>
            <w:vAlign w:val="center"/>
          </w:tcPr>
          <w:p w14:paraId="285A77C9" w14:textId="691CDC95" w:rsidR="007F1296" w:rsidRPr="00D24553" w:rsidRDefault="0053084D" w:rsidP="007F1296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كلاهما</w:t>
            </w:r>
          </w:p>
        </w:tc>
        <w:tc>
          <w:tcPr>
            <w:tcW w:w="1440" w:type="dxa"/>
            <w:vAlign w:val="center"/>
          </w:tcPr>
          <w:p w14:paraId="74B37504" w14:textId="5A4980AA" w:rsidR="007F1296" w:rsidRPr="00D24553" w:rsidRDefault="00C73A1F" w:rsidP="007F1296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الخبر</w:t>
            </w:r>
          </w:p>
        </w:tc>
        <w:tc>
          <w:tcPr>
            <w:tcW w:w="1595" w:type="dxa"/>
            <w:vAlign w:val="center"/>
          </w:tcPr>
          <w:p w14:paraId="73290BAE" w14:textId="24A852F7" w:rsidR="007F1296" w:rsidRPr="00D24553" w:rsidRDefault="00C73A1F" w:rsidP="007F1296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المبتدأ</w:t>
            </w:r>
          </w:p>
        </w:tc>
      </w:tr>
      <w:tr w:rsidR="007F1296" w:rsidRPr="00D24553" w14:paraId="7778D0C0" w14:textId="684FEC22" w:rsidTr="00C51E18">
        <w:tc>
          <w:tcPr>
            <w:tcW w:w="563" w:type="dxa"/>
          </w:tcPr>
          <w:p w14:paraId="137C8F8E" w14:textId="77777777" w:rsidR="007F1296" w:rsidRPr="00D24553" w:rsidRDefault="007F1296" w:rsidP="007F1296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4</w:t>
            </w:r>
          </w:p>
        </w:tc>
        <w:tc>
          <w:tcPr>
            <w:tcW w:w="6268" w:type="dxa"/>
            <w:vAlign w:val="center"/>
          </w:tcPr>
          <w:p w14:paraId="2C9BE96B" w14:textId="0C50C749" w:rsidR="007F1296" w:rsidRPr="00D24553" w:rsidRDefault="003638BD" w:rsidP="007F1296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... </w:t>
            </w:r>
            <w:r w:rsidR="00055968" w:rsidRPr="00D24553">
              <w:rPr>
                <w:rFonts w:ascii="Simplified Arabic" w:hAnsi="Simplified Arabic" w:cs="Simplified Arabic"/>
                <w:b/>
                <w:bCs/>
                <w:rtl/>
              </w:rPr>
              <w:t>عطف الخبر الثاني على الأول بالواو حتماً إذا كان تعدد الأخبار يؤول إلى</w:t>
            </w:r>
            <w:r w:rsidR="0005596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معنى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واحد مقصود.</w:t>
            </w:r>
          </w:p>
        </w:tc>
        <w:tc>
          <w:tcPr>
            <w:tcW w:w="1644" w:type="dxa"/>
            <w:vAlign w:val="center"/>
          </w:tcPr>
          <w:p w14:paraId="18631FCD" w14:textId="41312431" w:rsidR="007F1296" w:rsidRPr="00D24553" w:rsidRDefault="00555241" w:rsidP="007F1296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يمتنع</w:t>
            </w:r>
          </w:p>
        </w:tc>
        <w:tc>
          <w:tcPr>
            <w:tcW w:w="1440" w:type="dxa"/>
            <w:vAlign w:val="center"/>
          </w:tcPr>
          <w:p w14:paraId="33E6A237" w14:textId="2AF42F9F" w:rsidR="007F1296" w:rsidRPr="00D24553" w:rsidRDefault="00555241" w:rsidP="007F1296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يجوز</w:t>
            </w:r>
          </w:p>
        </w:tc>
        <w:tc>
          <w:tcPr>
            <w:tcW w:w="1595" w:type="dxa"/>
            <w:vAlign w:val="center"/>
          </w:tcPr>
          <w:p w14:paraId="2FD2DCC7" w14:textId="78F7AF73" w:rsidR="007F1296" w:rsidRPr="00D24553" w:rsidRDefault="00555241" w:rsidP="007F1296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يجب</w:t>
            </w:r>
          </w:p>
        </w:tc>
      </w:tr>
      <w:tr w:rsidR="00545A11" w:rsidRPr="00D24553" w14:paraId="4B9E6583" w14:textId="16FFD9C9" w:rsidTr="00C51E18">
        <w:tc>
          <w:tcPr>
            <w:tcW w:w="563" w:type="dxa"/>
          </w:tcPr>
          <w:p w14:paraId="70ED4F81" w14:textId="77777777" w:rsidR="00545A11" w:rsidRPr="00D24553" w:rsidRDefault="00545A11" w:rsidP="00545A11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5</w:t>
            </w:r>
          </w:p>
        </w:tc>
        <w:tc>
          <w:tcPr>
            <w:tcW w:w="6268" w:type="dxa"/>
            <w:vAlign w:val="center"/>
          </w:tcPr>
          <w:p w14:paraId="5B100E82" w14:textId="3A9ACF5B" w:rsidR="00545A11" w:rsidRPr="00D24553" w:rsidRDefault="00545A11" w:rsidP="00545A1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في تركيب (رجلٌ وامرأةٌ طويلةٌ في الدارِ)، سُوِّغ الابتداء بالنكرة الأولى (رجل) لكونه قد عُطف عليها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..</w:t>
            </w:r>
          </w:p>
        </w:tc>
        <w:tc>
          <w:tcPr>
            <w:tcW w:w="1644" w:type="dxa"/>
            <w:vAlign w:val="center"/>
          </w:tcPr>
          <w:p w14:paraId="61B1C4E3" w14:textId="6011A33C" w:rsidR="00545A11" w:rsidRPr="00D24553" w:rsidRDefault="00545A11" w:rsidP="00545A11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ظرفٌ تامٌّ</w:t>
            </w:r>
          </w:p>
        </w:tc>
        <w:tc>
          <w:tcPr>
            <w:tcW w:w="1440" w:type="dxa"/>
            <w:vAlign w:val="center"/>
          </w:tcPr>
          <w:p w14:paraId="10B8E1B1" w14:textId="1FB01216" w:rsidR="00545A11" w:rsidRPr="00D24553" w:rsidRDefault="00545A11" w:rsidP="00545A11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معرفةٌ صريحةٌ</w:t>
            </w:r>
          </w:p>
        </w:tc>
        <w:tc>
          <w:tcPr>
            <w:tcW w:w="1595" w:type="dxa"/>
            <w:vAlign w:val="center"/>
          </w:tcPr>
          <w:p w14:paraId="2954E1B6" w14:textId="40B28EF0" w:rsidR="00545A11" w:rsidRPr="00D24553" w:rsidRDefault="00545A11" w:rsidP="00545A11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موصوفٌ</w:t>
            </w:r>
          </w:p>
        </w:tc>
      </w:tr>
      <w:tr w:rsidR="00267FCF" w:rsidRPr="00D24553" w14:paraId="1C58D9B5" w14:textId="2F71B37B" w:rsidTr="00C55F4D">
        <w:tc>
          <w:tcPr>
            <w:tcW w:w="563" w:type="dxa"/>
          </w:tcPr>
          <w:p w14:paraId="16A93A12" w14:textId="77777777" w:rsidR="00267FCF" w:rsidRPr="00D24553" w:rsidRDefault="00267FCF" w:rsidP="00267FCF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6</w:t>
            </w:r>
          </w:p>
        </w:tc>
        <w:tc>
          <w:tcPr>
            <w:tcW w:w="6268" w:type="dxa"/>
            <w:vAlign w:val="center"/>
          </w:tcPr>
          <w:p w14:paraId="75257218" w14:textId="1E9E9386" w:rsidR="00267FCF" w:rsidRPr="00D24553" w:rsidRDefault="00267FCF" w:rsidP="00267FCF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الضابط الحقيقي الذي يُميز بين ركني الجملة الاسمية عند النحاة هو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..</w:t>
            </w:r>
          </w:p>
        </w:tc>
        <w:tc>
          <w:tcPr>
            <w:tcW w:w="1644" w:type="dxa"/>
            <w:vAlign w:val="center"/>
          </w:tcPr>
          <w:p w14:paraId="1F2622D4" w14:textId="6812C17A" w:rsidR="00267FCF" w:rsidRPr="00D24553" w:rsidRDefault="00267FCF" w:rsidP="00267FCF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علامات الإعراب الظاهرة</w:t>
            </w:r>
          </w:p>
        </w:tc>
        <w:tc>
          <w:tcPr>
            <w:tcW w:w="1440" w:type="dxa"/>
            <w:vAlign w:val="center"/>
          </w:tcPr>
          <w:p w14:paraId="111C0EBB" w14:textId="32955D82" w:rsidR="00267FCF" w:rsidRPr="00D24553" w:rsidRDefault="00267FCF" w:rsidP="00267FCF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تصدر أول الكلام</w:t>
            </w:r>
          </w:p>
        </w:tc>
        <w:tc>
          <w:tcPr>
            <w:tcW w:w="1595" w:type="dxa"/>
            <w:vAlign w:val="center"/>
          </w:tcPr>
          <w:p w14:paraId="66240296" w14:textId="27310531" w:rsidR="00267FCF" w:rsidRPr="00D24553" w:rsidRDefault="00267FCF" w:rsidP="00267FCF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الحكم والمحكوم عليه</w:t>
            </w:r>
          </w:p>
        </w:tc>
      </w:tr>
      <w:tr w:rsidR="0079080C" w:rsidRPr="00D24553" w14:paraId="603801B2" w14:textId="5644B440" w:rsidTr="00C51E18">
        <w:tc>
          <w:tcPr>
            <w:tcW w:w="563" w:type="dxa"/>
          </w:tcPr>
          <w:p w14:paraId="17A4AB61" w14:textId="77777777" w:rsidR="0079080C" w:rsidRPr="00D24553" w:rsidRDefault="0079080C" w:rsidP="0079080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7</w:t>
            </w:r>
          </w:p>
        </w:tc>
        <w:tc>
          <w:tcPr>
            <w:tcW w:w="6268" w:type="dxa"/>
            <w:vAlign w:val="center"/>
          </w:tcPr>
          <w:p w14:paraId="234F6BAD" w14:textId="2D9D42DE" w:rsidR="0079080C" w:rsidRPr="00D24553" w:rsidRDefault="0079080C" w:rsidP="0079080C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الرابط في جملة الخبر لتركيب (مُحَمَّدٌ ذَهَبَ أَبُوهُ) </w:t>
            </w:r>
            <w:proofErr w:type="gramStart"/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هو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proofErr w:type="gramEnd"/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، وهي تعود حتماً على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المبتدأ الأول.</w:t>
            </w:r>
          </w:p>
        </w:tc>
        <w:tc>
          <w:tcPr>
            <w:tcW w:w="1644" w:type="dxa"/>
            <w:vAlign w:val="center"/>
          </w:tcPr>
          <w:p w14:paraId="1038A565" w14:textId="74EB42FE" w:rsidR="0079080C" w:rsidRPr="00D24553" w:rsidRDefault="00C370A8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الأسماء الستة</w:t>
            </w:r>
          </w:p>
        </w:tc>
        <w:tc>
          <w:tcPr>
            <w:tcW w:w="1440" w:type="dxa"/>
            <w:vAlign w:val="center"/>
          </w:tcPr>
          <w:p w14:paraId="66F8C544" w14:textId="53EA08AE" w:rsidR="0079080C" w:rsidRPr="00D24553" w:rsidRDefault="00ED2200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الفاعلية</w:t>
            </w:r>
          </w:p>
        </w:tc>
        <w:tc>
          <w:tcPr>
            <w:tcW w:w="1595" w:type="dxa"/>
            <w:vAlign w:val="center"/>
          </w:tcPr>
          <w:p w14:paraId="7BDBBC66" w14:textId="1CA255F5" w:rsidR="0079080C" w:rsidRPr="00D24553" w:rsidRDefault="00A36567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ال</w:t>
            </w:r>
            <w:r w:rsidR="0079080C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ضمير 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ال</w:t>
            </w:r>
            <w:r w:rsidR="0079080C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مستتر</w:t>
            </w:r>
          </w:p>
        </w:tc>
      </w:tr>
      <w:tr w:rsidR="003564BC" w:rsidRPr="00D24553" w14:paraId="7DE61617" w14:textId="09BB4F0C" w:rsidTr="00C51E18">
        <w:tc>
          <w:tcPr>
            <w:tcW w:w="563" w:type="dxa"/>
          </w:tcPr>
          <w:p w14:paraId="5FA5EC7E" w14:textId="77777777" w:rsidR="003564BC" w:rsidRPr="00D24553" w:rsidRDefault="003564BC" w:rsidP="003564B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8</w:t>
            </w:r>
          </w:p>
        </w:tc>
        <w:tc>
          <w:tcPr>
            <w:tcW w:w="6268" w:type="dxa"/>
            <w:vAlign w:val="center"/>
          </w:tcPr>
          <w:p w14:paraId="7B6E8E03" w14:textId="26E7D853" w:rsidR="003564BC" w:rsidRPr="00D24553" w:rsidRDefault="003564BC" w:rsidP="003564B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في تركيب (الصَّوْمُ يَوْمَ الخَمِيسِ)، تعرب كلمة (يَوْمَ) ظرف زمان منصوب وهو حقيقة متعلق ب</w:t>
            </w:r>
            <w:r w:rsidR="001A2DD6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ـ</w:t>
            </w:r>
            <w:r w:rsidR="001A2DD6"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 ....</w:t>
            </w:r>
          </w:p>
        </w:tc>
        <w:tc>
          <w:tcPr>
            <w:tcW w:w="1644" w:type="dxa"/>
            <w:vAlign w:val="center"/>
          </w:tcPr>
          <w:p w14:paraId="3F4A0DC7" w14:textId="1E6AB716" w:rsidR="003564BC" w:rsidRPr="00D24553" w:rsidRDefault="003564BC" w:rsidP="003564B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مضاف إليه مقدر</w:t>
            </w:r>
          </w:p>
        </w:tc>
        <w:tc>
          <w:tcPr>
            <w:tcW w:w="1440" w:type="dxa"/>
            <w:vAlign w:val="center"/>
          </w:tcPr>
          <w:p w14:paraId="69400D86" w14:textId="762FA077" w:rsidR="003564BC" w:rsidRPr="00D24553" w:rsidRDefault="00A302F5" w:rsidP="003564B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محذوف الخبر</w:t>
            </w:r>
          </w:p>
        </w:tc>
        <w:tc>
          <w:tcPr>
            <w:tcW w:w="1595" w:type="dxa"/>
            <w:vAlign w:val="center"/>
          </w:tcPr>
          <w:p w14:paraId="65CAA808" w14:textId="0F7ED36A" w:rsidR="003564BC" w:rsidRPr="00D24553" w:rsidRDefault="00A302F5" w:rsidP="003564B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المبتدأ المتقدم</w:t>
            </w:r>
          </w:p>
        </w:tc>
      </w:tr>
      <w:tr w:rsidR="002A4298" w:rsidRPr="00D24553" w14:paraId="0E0D92FA" w14:textId="731C9F84" w:rsidTr="00C51E18">
        <w:tc>
          <w:tcPr>
            <w:tcW w:w="563" w:type="dxa"/>
          </w:tcPr>
          <w:p w14:paraId="7EEA7294" w14:textId="77777777" w:rsidR="002A4298" w:rsidRPr="00D24553" w:rsidRDefault="002A4298" w:rsidP="002A4298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9</w:t>
            </w:r>
          </w:p>
        </w:tc>
        <w:tc>
          <w:tcPr>
            <w:tcW w:w="6268" w:type="dxa"/>
            <w:vAlign w:val="center"/>
          </w:tcPr>
          <w:p w14:paraId="033A8C48" w14:textId="7DB92CE3" w:rsidR="002A4298" w:rsidRPr="00D24553" w:rsidRDefault="002A4298" w:rsidP="002A4298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في الآية الكريمة (وَلَعَبْدٌ مُّؤْمِنٌ خَيْرٌ مِّن مُّشْرِكٍ)، (عبد) مبتدأ نكرة مسوغ بـ</w:t>
            </w:r>
          </w:p>
        </w:tc>
        <w:tc>
          <w:tcPr>
            <w:tcW w:w="1644" w:type="dxa"/>
            <w:vAlign w:val="center"/>
          </w:tcPr>
          <w:p w14:paraId="5C4DF840" w14:textId="6B75496F" w:rsidR="002A4298" w:rsidRPr="00D24553" w:rsidRDefault="000E3455" w:rsidP="002A4298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الوصف</w:t>
            </w:r>
          </w:p>
        </w:tc>
        <w:tc>
          <w:tcPr>
            <w:tcW w:w="1440" w:type="dxa"/>
            <w:vAlign w:val="center"/>
          </w:tcPr>
          <w:p w14:paraId="282A4F86" w14:textId="2EC65D3A" w:rsidR="002A4298" w:rsidRPr="00D24553" w:rsidRDefault="002A4298" w:rsidP="002A4298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الإضافة</w:t>
            </w:r>
          </w:p>
        </w:tc>
        <w:tc>
          <w:tcPr>
            <w:tcW w:w="1595" w:type="dxa"/>
            <w:vAlign w:val="center"/>
          </w:tcPr>
          <w:p w14:paraId="6C141CCD" w14:textId="14DFF65E" w:rsidR="002A4298" w:rsidRPr="00D24553" w:rsidRDefault="004731AA" w:rsidP="002A4298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لام الابتداء</w:t>
            </w:r>
          </w:p>
        </w:tc>
      </w:tr>
      <w:tr w:rsidR="0079080C" w:rsidRPr="00D24553" w14:paraId="4EE00D47" w14:textId="77B54D35" w:rsidTr="00C51E18">
        <w:tc>
          <w:tcPr>
            <w:tcW w:w="563" w:type="dxa"/>
          </w:tcPr>
          <w:p w14:paraId="39CC3DE3" w14:textId="77777777" w:rsidR="0079080C" w:rsidRPr="00D24553" w:rsidRDefault="0079080C" w:rsidP="0079080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10</w:t>
            </w:r>
          </w:p>
        </w:tc>
        <w:tc>
          <w:tcPr>
            <w:tcW w:w="6268" w:type="dxa"/>
          </w:tcPr>
          <w:p w14:paraId="6B6F08BA" w14:textId="75F2573F" w:rsidR="0079080C" w:rsidRPr="00D24553" w:rsidRDefault="00790FC1" w:rsidP="00790FC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في تركيب (أَمْرٌ بمعروفٍ صدقةٌ)، سُوِّغ الابتداء بالنكرة لكونها نكرة </w:t>
            </w:r>
            <w:r w:rsidR="00FB5622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عاملة ...</w:t>
            </w:r>
            <w:r w:rsidR="004B20FC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لأنها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4B20FC" w:rsidRPr="00D24553">
              <w:rPr>
                <w:rFonts w:ascii="Simplified Arabic" w:hAnsi="Simplified Arabic" w:cs="Simplified Arabic"/>
                <w:b/>
                <w:bCs/>
                <w:rtl/>
              </w:rPr>
              <w:t>مصدر بمعنى الفعل</w:t>
            </w:r>
            <w:r w:rsidR="004B20FC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  <w:tc>
          <w:tcPr>
            <w:tcW w:w="1644" w:type="dxa"/>
            <w:vAlign w:val="center"/>
          </w:tcPr>
          <w:p w14:paraId="59D3F770" w14:textId="34D4BB80" w:rsidR="0079080C" w:rsidRPr="00D24553" w:rsidRDefault="004B20FC" w:rsidP="0079080C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عمل الفعل</w:t>
            </w:r>
          </w:p>
        </w:tc>
        <w:tc>
          <w:tcPr>
            <w:tcW w:w="1440" w:type="dxa"/>
            <w:vAlign w:val="center"/>
          </w:tcPr>
          <w:p w14:paraId="50D1BB1D" w14:textId="303770D2" w:rsidR="0079080C" w:rsidRPr="00D24553" w:rsidRDefault="00FB5622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باستفهام مقدر</w:t>
            </w:r>
          </w:p>
        </w:tc>
        <w:tc>
          <w:tcPr>
            <w:tcW w:w="1595" w:type="dxa"/>
            <w:vAlign w:val="center"/>
          </w:tcPr>
          <w:p w14:paraId="0B8D238A" w14:textId="626D5CF9" w:rsidR="0079080C" w:rsidRPr="00D24553" w:rsidRDefault="00695A4A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موصوفة</w:t>
            </w:r>
          </w:p>
        </w:tc>
      </w:tr>
      <w:tr w:rsidR="004B7346" w:rsidRPr="00D24553" w14:paraId="1A9090C8" w14:textId="77777777" w:rsidTr="00C51E18">
        <w:tc>
          <w:tcPr>
            <w:tcW w:w="563" w:type="dxa"/>
          </w:tcPr>
          <w:p w14:paraId="51C23F61" w14:textId="403EF986" w:rsidR="004B7346" w:rsidRPr="00D24553" w:rsidRDefault="004B7346" w:rsidP="004B7346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11</w:t>
            </w:r>
          </w:p>
        </w:tc>
        <w:tc>
          <w:tcPr>
            <w:tcW w:w="6268" w:type="dxa"/>
            <w:vAlign w:val="center"/>
          </w:tcPr>
          <w:p w14:paraId="2406415C" w14:textId="6E39A744" w:rsidR="004B7346" w:rsidRPr="00D24553" w:rsidRDefault="004B7346" w:rsidP="004B7346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للخبر من حيث التقديم والتأخير</w:t>
            </w:r>
            <w:r w:rsidR="0076268D"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 ...</w:t>
            </w:r>
          </w:p>
        </w:tc>
        <w:tc>
          <w:tcPr>
            <w:tcW w:w="1644" w:type="dxa"/>
            <w:vAlign w:val="center"/>
          </w:tcPr>
          <w:p w14:paraId="1F062716" w14:textId="06959EAE" w:rsidR="004B7346" w:rsidRPr="00D24553" w:rsidRDefault="004B7346" w:rsidP="004B7346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حالة واحدة</w:t>
            </w:r>
          </w:p>
        </w:tc>
        <w:tc>
          <w:tcPr>
            <w:tcW w:w="1440" w:type="dxa"/>
            <w:vAlign w:val="center"/>
          </w:tcPr>
          <w:p w14:paraId="4A164777" w14:textId="34F52319" w:rsidR="004B7346" w:rsidRPr="00D24553" w:rsidRDefault="004B7346" w:rsidP="004B7346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حالتين فقط</w:t>
            </w:r>
          </w:p>
        </w:tc>
        <w:tc>
          <w:tcPr>
            <w:tcW w:w="1595" w:type="dxa"/>
            <w:vAlign w:val="center"/>
          </w:tcPr>
          <w:p w14:paraId="53C07D37" w14:textId="3B503E2A" w:rsidR="004B7346" w:rsidRPr="00D24553" w:rsidRDefault="004B7346" w:rsidP="004B7346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ثلاث حالات</w:t>
            </w:r>
          </w:p>
        </w:tc>
      </w:tr>
      <w:tr w:rsidR="0079080C" w:rsidRPr="00D24553" w14:paraId="5CE00C8E" w14:textId="77777777" w:rsidTr="00C51E18">
        <w:tc>
          <w:tcPr>
            <w:tcW w:w="563" w:type="dxa"/>
          </w:tcPr>
          <w:p w14:paraId="59F834A8" w14:textId="114424E3" w:rsidR="0079080C" w:rsidRPr="00D24553" w:rsidRDefault="0079080C" w:rsidP="0079080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12</w:t>
            </w:r>
          </w:p>
        </w:tc>
        <w:tc>
          <w:tcPr>
            <w:tcW w:w="6268" w:type="dxa"/>
            <w:vAlign w:val="center"/>
          </w:tcPr>
          <w:p w14:paraId="2208E58D" w14:textId="1A4CC3E0" w:rsidR="0079080C" w:rsidRPr="00D24553" w:rsidRDefault="00151648" w:rsidP="0079080C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في قوله تعالى: </w:t>
            </w:r>
            <w:r w:rsidR="007B4E68" w:rsidRPr="00D24553">
              <w:rPr>
                <w:rFonts w:ascii="Simplified Arabic" w:hAnsi="Simplified Arabic" w:cs="Simplified Arabic"/>
                <w:b/>
                <w:bCs/>
                <w:rtl/>
              </w:rPr>
              <w:t>(إنَّمَا أَنْتَ نَذِيرٌ)</w:t>
            </w:r>
            <w:r w:rsidR="007B4E6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r w:rsidR="007B4E68"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المحصور هو</w:t>
            </w:r>
          </w:p>
        </w:tc>
        <w:tc>
          <w:tcPr>
            <w:tcW w:w="1644" w:type="dxa"/>
            <w:vAlign w:val="center"/>
          </w:tcPr>
          <w:p w14:paraId="4A5B27DE" w14:textId="1533C52E" w:rsidR="0079080C" w:rsidRPr="00D24553" w:rsidRDefault="00533121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اللفظ المتأخر</w:t>
            </w:r>
          </w:p>
        </w:tc>
        <w:tc>
          <w:tcPr>
            <w:tcW w:w="1440" w:type="dxa"/>
            <w:vAlign w:val="center"/>
          </w:tcPr>
          <w:p w14:paraId="26153ABA" w14:textId="30A0E8B8" w:rsidR="0079080C" w:rsidRPr="00D24553" w:rsidRDefault="005C48AF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اللفظ المتقدم</w:t>
            </w:r>
          </w:p>
        </w:tc>
        <w:tc>
          <w:tcPr>
            <w:tcW w:w="1595" w:type="dxa"/>
            <w:vAlign w:val="center"/>
          </w:tcPr>
          <w:p w14:paraId="177ACB90" w14:textId="2FFC75A8" w:rsidR="0079080C" w:rsidRPr="00D24553" w:rsidRDefault="005C48AF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الضمير</w:t>
            </w:r>
          </w:p>
        </w:tc>
      </w:tr>
      <w:tr w:rsidR="0079080C" w:rsidRPr="00D24553" w14:paraId="2F08F8FB" w14:textId="77777777" w:rsidTr="00C51E18">
        <w:tc>
          <w:tcPr>
            <w:tcW w:w="563" w:type="dxa"/>
          </w:tcPr>
          <w:p w14:paraId="47679DDD" w14:textId="231CF196" w:rsidR="0079080C" w:rsidRPr="00D24553" w:rsidRDefault="0079080C" w:rsidP="0079080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13</w:t>
            </w:r>
          </w:p>
        </w:tc>
        <w:tc>
          <w:tcPr>
            <w:tcW w:w="6268" w:type="dxa"/>
            <w:vAlign w:val="center"/>
          </w:tcPr>
          <w:p w14:paraId="6D20150D" w14:textId="0BDF6FE5" w:rsidR="0079080C" w:rsidRPr="00D24553" w:rsidRDefault="00E26BBE" w:rsidP="0079080C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حكم تأخير </w:t>
            </w:r>
            <w:r w:rsidR="00B20769" w:rsidRPr="00D24553">
              <w:rPr>
                <w:rFonts w:ascii="Simplified Arabic" w:hAnsi="Simplified Arabic" w:cs="Simplified Arabic"/>
                <w:b/>
                <w:bCs/>
                <w:rtl/>
              </w:rPr>
              <w:t>كلمة (أعداءُ) في تركيب (إنَّمَا النَّاسُ أَعْدَاءُ مَا جَهِلُوا</w:t>
            </w:r>
            <w:proofErr w:type="gramStart"/>
            <w:r w:rsidR="00B20769"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)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proofErr w:type="gramEnd"/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r w:rsidR="00B20769"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</w:t>
            </w:r>
          </w:p>
        </w:tc>
        <w:tc>
          <w:tcPr>
            <w:tcW w:w="1644" w:type="dxa"/>
            <w:vAlign w:val="center"/>
          </w:tcPr>
          <w:p w14:paraId="02D497E6" w14:textId="355C2D21" w:rsidR="0079080C" w:rsidRPr="00D24553" w:rsidRDefault="00BA2D42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ممتنع</w:t>
            </w:r>
          </w:p>
        </w:tc>
        <w:tc>
          <w:tcPr>
            <w:tcW w:w="1440" w:type="dxa"/>
            <w:vAlign w:val="center"/>
          </w:tcPr>
          <w:p w14:paraId="30D415EB" w14:textId="4B1B9B23" w:rsidR="0079080C" w:rsidRPr="00D24553" w:rsidRDefault="00BA2D42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جائز</w:t>
            </w:r>
          </w:p>
        </w:tc>
        <w:tc>
          <w:tcPr>
            <w:tcW w:w="1595" w:type="dxa"/>
            <w:vAlign w:val="center"/>
          </w:tcPr>
          <w:p w14:paraId="5359972A" w14:textId="10CEBD10" w:rsidR="0079080C" w:rsidRPr="00D24553" w:rsidRDefault="00BA2D42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واجب</w:t>
            </w:r>
          </w:p>
        </w:tc>
      </w:tr>
      <w:tr w:rsidR="0079080C" w:rsidRPr="00D24553" w14:paraId="77F134D2" w14:textId="77777777" w:rsidTr="00C51E18">
        <w:tc>
          <w:tcPr>
            <w:tcW w:w="563" w:type="dxa"/>
          </w:tcPr>
          <w:p w14:paraId="60120C03" w14:textId="72CB5A08" w:rsidR="0079080C" w:rsidRPr="00D24553" w:rsidRDefault="0079080C" w:rsidP="0079080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14</w:t>
            </w:r>
          </w:p>
        </w:tc>
        <w:tc>
          <w:tcPr>
            <w:tcW w:w="6268" w:type="dxa"/>
            <w:vAlign w:val="center"/>
          </w:tcPr>
          <w:p w14:paraId="2F63BAC3" w14:textId="7A2AA8D1" w:rsidR="0079080C" w:rsidRPr="00D24553" w:rsidRDefault="002C3293" w:rsidP="0079080C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في الآية الكريمة (وَمَنْ أَحْسَنُ مِنَ اللَّهِ حُكْمًا)، تعرب كلمة (أحسنُ</w:t>
            </w:r>
            <w:proofErr w:type="gramStart"/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)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proofErr w:type="gramEnd"/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.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تأخر وجوباً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  <w:tc>
          <w:tcPr>
            <w:tcW w:w="1644" w:type="dxa"/>
            <w:vAlign w:val="center"/>
          </w:tcPr>
          <w:p w14:paraId="2000A55B" w14:textId="14567DC1" w:rsidR="0079080C" w:rsidRPr="00D24553" w:rsidRDefault="00082955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يجوز الأمران</w:t>
            </w:r>
          </w:p>
        </w:tc>
        <w:tc>
          <w:tcPr>
            <w:tcW w:w="1440" w:type="dxa"/>
            <w:vAlign w:val="center"/>
          </w:tcPr>
          <w:p w14:paraId="53D457B8" w14:textId="519B65E4" w:rsidR="0079080C" w:rsidRPr="00D24553" w:rsidRDefault="002C3293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خبراً</w:t>
            </w:r>
          </w:p>
        </w:tc>
        <w:tc>
          <w:tcPr>
            <w:tcW w:w="1595" w:type="dxa"/>
            <w:vAlign w:val="center"/>
          </w:tcPr>
          <w:p w14:paraId="14360883" w14:textId="14B1628A" w:rsidR="0079080C" w:rsidRPr="00D24553" w:rsidRDefault="002C3293" w:rsidP="0079080C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مبتدأ</w:t>
            </w:r>
          </w:p>
        </w:tc>
      </w:tr>
      <w:tr w:rsidR="002B14AE" w:rsidRPr="00D24553" w14:paraId="160A65B6" w14:textId="77777777" w:rsidTr="00C51E18">
        <w:tc>
          <w:tcPr>
            <w:tcW w:w="563" w:type="dxa"/>
          </w:tcPr>
          <w:p w14:paraId="4A368E1E" w14:textId="7403F39F" w:rsidR="002B14AE" w:rsidRPr="00D24553" w:rsidRDefault="002B14AE" w:rsidP="002B14AE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15</w:t>
            </w:r>
          </w:p>
        </w:tc>
        <w:tc>
          <w:tcPr>
            <w:tcW w:w="6268" w:type="dxa"/>
            <w:vAlign w:val="center"/>
          </w:tcPr>
          <w:p w14:paraId="29F6F8A1" w14:textId="39B55412" w:rsidR="002B14AE" w:rsidRPr="00D24553" w:rsidRDefault="002B14AE" w:rsidP="002B14AE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في تركيب أسلوب الشرط (مَنْ يَفْعَلْ خَيْرًا يَجِدْ ثَوَابَهُ)، يُصنف المبتدأ (مَنْ) على أنه اسم شرط له حتماً حُكم</w:t>
            </w:r>
          </w:p>
        </w:tc>
        <w:tc>
          <w:tcPr>
            <w:tcW w:w="1644" w:type="dxa"/>
            <w:vAlign w:val="center"/>
          </w:tcPr>
          <w:p w14:paraId="02AD0944" w14:textId="7C670150" w:rsidR="002B14AE" w:rsidRPr="00D24553" w:rsidRDefault="002B14AE" w:rsidP="002B14AE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البناء على الرفع الظاهر</w:t>
            </w:r>
          </w:p>
        </w:tc>
        <w:tc>
          <w:tcPr>
            <w:tcW w:w="1440" w:type="dxa"/>
            <w:vAlign w:val="center"/>
          </w:tcPr>
          <w:p w14:paraId="434921D6" w14:textId="16AA64E8" w:rsidR="002B14AE" w:rsidRPr="00D24553" w:rsidRDefault="002B14AE" w:rsidP="002B14AE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التأخير</w:t>
            </w:r>
          </w:p>
        </w:tc>
        <w:tc>
          <w:tcPr>
            <w:tcW w:w="1595" w:type="dxa"/>
            <w:vAlign w:val="center"/>
          </w:tcPr>
          <w:p w14:paraId="67A3E80F" w14:textId="21EDE216" w:rsidR="002B14AE" w:rsidRPr="00D24553" w:rsidRDefault="002B14AE" w:rsidP="002B14AE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الصدارة في الكلام</w:t>
            </w:r>
          </w:p>
        </w:tc>
      </w:tr>
      <w:tr w:rsidR="002B14AE" w:rsidRPr="00D24553" w14:paraId="25F958EC" w14:textId="77777777" w:rsidTr="00C51E18">
        <w:tc>
          <w:tcPr>
            <w:tcW w:w="563" w:type="dxa"/>
          </w:tcPr>
          <w:p w14:paraId="66EACFFE" w14:textId="1C1DB5E6" w:rsidR="002B14AE" w:rsidRPr="00D24553" w:rsidRDefault="002B14AE" w:rsidP="002B14AE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16</w:t>
            </w:r>
          </w:p>
        </w:tc>
        <w:tc>
          <w:tcPr>
            <w:tcW w:w="6268" w:type="dxa"/>
            <w:vAlign w:val="center"/>
          </w:tcPr>
          <w:p w14:paraId="593A1FA9" w14:textId="3E073C9C" w:rsidR="002B14AE" w:rsidRPr="00D24553" w:rsidRDefault="002B14AE" w:rsidP="002B14AE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يعرب تركيب أسلوب التعجب (مَا أَحْسَنَ زَيْدًا) بجعل (ما) مبتدأ نكرة بمعنى شيء، وجملة (أحسنَ) خبراً حكم تأخيره</w:t>
            </w:r>
          </w:p>
        </w:tc>
        <w:tc>
          <w:tcPr>
            <w:tcW w:w="1644" w:type="dxa"/>
            <w:vAlign w:val="center"/>
          </w:tcPr>
          <w:p w14:paraId="25DD6ED0" w14:textId="36AD059D" w:rsidR="002B14AE" w:rsidRPr="00D24553" w:rsidRDefault="002B14AE" w:rsidP="002B14AE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ممتنعٌ</w:t>
            </w:r>
          </w:p>
        </w:tc>
        <w:tc>
          <w:tcPr>
            <w:tcW w:w="1440" w:type="dxa"/>
            <w:vAlign w:val="center"/>
          </w:tcPr>
          <w:p w14:paraId="3AF0E1ED" w14:textId="26BD22D1" w:rsidR="002B14AE" w:rsidRPr="00D24553" w:rsidRDefault="002B14AE" w:rsidP="002B14AE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جائزٌ</w:t>
            </w:r>
          </w:p>
        </w:tc>
        <w:tc>
          <w:tcPr>
            <w:tcW w:w="1595" w:type="dxa"/>
            <w:vAlign w:val="center"/>
          </w:tcPr>
          <w:p w14:paraId="46181C10" w14:textId="40ED6A0B" w:rsidR="002B14AE" w:rsidRPr="00D24553" w:rsidRDefault="002B14AE" w:rsidP="002B14AE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واجبٌ</w:t>
            </w:r>
          </w:p>
        </w:tc>
      </w:tr>
      <w:tr w:rsidR="00FE02C3" w:rsidRPr="00D24553" w14:paraId="1C886E2C" w14:textId="77777777" w:rsidTr="0013620B">
        <w:tc>
          <w:tcPr>
            <w:tcW w:w="563" w:type="dxa"/>
          </w:tcPr>
          <w:p w14:paraId="582594F0" w14:textId="0D664874" w:rsidR="00FE02C3" w:rsidRPr="00D24553" w:rsidRDefault="00FE02C3" w:rsidP="00FE02C3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17</w:t>
            </w:r>
          </w:p>
        </w:tc>
        <w:tc>
          <w:tcPr>
            <w:tcW w:w="6268" w:type="dxa"/>
          </w:tcPr>
          <w:p w14:paraId="34CFAC55" w14:textId="2741FC23" w:rsidR="00FE02C3" w:rsidRPr="00D24553" w:rsidRDefault="00FE02C3" w:rsidP="00FE02C3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إذا جاء المبتدأ في أسلوب الاختصاص فيكون خبره ...</w:t>
            </w:r>
          </w:p>
        </w:tc>
        <w:tc>
          <w:tcPr>
            <w:tcW w:w="1644" w:type="dxa"/>
            <w:vAlign w:val="center"/>
          </w:tcPr>
          <w:p w14:paraId="1E12F6FF" w14:textId="1CF653E9" w:rsidR="00FE02C3" w:rsidRPr="00D24553" w:rsidRDefault="0038180A" w:rsidP="00FE02C3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شبه جملة</w:t>
            </w:r>
          </w:p>
        </w:tc>
        <w:tc>
          <w:tcPr>
            <w:tcW w:w="1440" w:type="dxa"/>
            <w:vAlign w:val="center"/>
          </w:tcPr>
          <w:p w14:paraId="589A5E5D" w14:textId="2A0B1A52" w:rsidR="00FE02C3" w:rsidRPr="00D24553" w:rsidRDefault="0038180A" w:rsidP="00FE02C3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جملة</w:t>
            </w:r>
          </w:p>
        </w:tc>
        <w:tc>
          <w:tcPr>
            <w:tcW w:w="1595" w:type="dxa"/>
            <w:vAlign w:val="center"/>
          </w:tcPr>
          <w:p w14:paraId="35230BCC" w14:textId="044A2EC5" w:rsidR="00FE02C3" w:rsidRPr="00D24553" w:rsidRDefault="0038180A" w:rsidP="00FE02C3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مفردًا</w:t>
            </w:r>
          </w:p>
        </w:tc>
      </w:tr>
      <w:tr w:rsidR="006549A7" w:rsidRPr="00D24553" w14:paraId="00A08A1E" w14:textId="77777777" w:rsidTr="004C5723">
        <w:tc>
          <w:tcPr>
            <w:tcW w:w="563" w:type="dxa"/>
          </w:tcPr>
          <w:p w14:paraId="2CC6309F" w14:textId="2EC30FC2" w:rsidR="006549A7" w:rsidRPr="00D24553" w:rsidRDefault="006549A7" w:rsidP="006549A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18</w:t>
            </w:r>
          </w:p>
        </w:tc>
        <w:tc>
          <w:tcPr>
            <w:tcW w:w="6268" w:type="dxa"/>
          </w:tcPr>
          <w:p w14:paraId="4A43FC08" w14:textId="414A7881" w:rsidR="006549A7" w:rsidRPr="00D24553" w:rsidRDefault="006549A7" w:rsidP="006549A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أجمع النحاة على صلاحية الجملة المصدرة </w:t>
            </w:r>
            <w:proofErr w:type="gramStart"/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بـ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proofErr w:type="gramEnd"/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لتكون خبراً للمبتدأ</w:t>
            </w:r>
            <w:r w:rsidRPr="00D24553">
              <w:rPr>
                <w:rFonts w:ascii="Simplified Arabic" w:hAnsi="Simplified Arabic" w:cs="Simplified Arabic"/>
                <w:b/>
                <w:bCs/>
              </w:rPr>
              <w:t>.</w:t>
            </w:r>
          </w:p>
        </w:tc>
        <w:tc>
          <w:tcPr>
            <w:tcW w:w="1644" w:type="dxa"/>
            <w:vAlign w:val="center"/>
          </w:tcPr>
          <w:p w14:paraId="2D28A88E" w14:textId="2594D62F" w:rsidR="006549A7" w:rsidRPr="00D24553" w:rsidRDefault="006549A7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0BD72DC6" w14:textId="0CA14D6A" w:rsidR="006549A7" w:rsidRPr="00D24553" w:rsidRDefault="006549A7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حتى</w:t>
            </w:r>
          </w:p>
        </w:tc>
        <w:tc>
          <w:tcPr>
            <w:tcW w:w="1595" w:type="dxa"/>
            <w:vAlign w:val="center"/>
          </w:tcPr>
          <w:p w14:paraId="5903C4C4" w14:textId="61E8B9DD" w:rsidR="006549A7" w:rsidRPr="00D24553" w:rsidRDefault="006549A7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لكن</w:t>
            </w:r>
          </w:p>
        </w:tc>
      </w:tr>
      <w:tr w:rsidR="00963A82" w:rsidRPr="00D24553" w14:paraId="0408BCC4" w14:textId="77777777" w:rsidTr="00C51E18">
        <w:tc>
          <w:tcPr>
            <w:tcW w:w="563" w:type="dxa"/>
          </w:tcPr>
          <w:p w14:paraId="7BA62677" w14:textId="1B64C5CF" w:rsidR="00963A82" w:rsidRPr="00D24553" w:rsidRDefault="00963A82" w:rsidP="00963A82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19</w:t>
            </w:r>
          </w:p>
        </w:tc>
        <w:tc>
          <w:tcPr>
            <w:tcW w:w="6268" w:type="dxa"/>
            <w:vAlign w:val="center"/>
          </w:tcPr>
          <w:p w14:paraId="301EA575" w14:textId="1C8DE7AF" w:rsidR="00963A82" w:rsidRPr="00D24553" w:rsidRDefault="00DF4D58" w:rsidP="00963A8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...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يشترطون النفي أو الاستفهام في المبتدأ الوصف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  <w:tc>
          <w:tcPr>
            <w:tcW w:w="1644" w:type="dxa"/>
            <w:vAlign w:val="center"/>
          </w:tcPr>
          <w:p w14:paraId="22BE47A8" w14:textId="4D7C4C4A" w:rsidR="00963A82" w:rsidRPr="00D24553" w:rsidRDefault="00DF4D58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78CFBCD0" w14:textId="0C0CE5DC" w:rsidR="00963A82" w:rsidRPr="00D24553" w:rsidRDefault="00DF4D58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البصريون</w:t>
            </w:r>
          </w:p>
        </w:tc>
        <w:tc>
          <w:tcPr>
            <w:tcW w:w="1595" w:type="dxa"/>
            <w:vAlign w:val="center"/>
          </w:tcPr>
          <w:p w14:paraId="548B6E06" w14:textId="71078BA8" w:rsidR="00963A82" w:rsidRPr="00D24553" w:rsidRDefault="00DF4D58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الكوفيون</w:t>
            </w:r>
          </w:p>
        </w:tc>
      </w:tr>
      <w:tr w:rsidR="00963A82" w:rsidRPr="00D24553" w14:paraId="6C2B6F32" w14:textId="77777777" w:rsidTr="00C51E18">
        <w:tc>
          <w:tcPr>
            <w:tcW w:w="563" w:type="dxa"/>
          </w:tcPr>
          <w:p w14:paraId="76756CA2" w14:textId="5C102AB0" w:rsidR="00963A82" w:rsidRPr="00D24553" w:rsidRDefault="00963A82" w:rsidP="00963A82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20</w:t>
            </w:r>
          </w:p>
        </w:tc>
        <w:tc>
          <w:tcPr>
            <w:tcW w:w="6268" w:type="dxa"/>
            <w:vAlign w:val="center"/>
          </w:tcPr>
          <w:p w14:paraId="11D571F9" w14:textId="515FCD7E" w:rsidR="00963A82" w:rsidRPr="00D24553" w:rsidRDefault="00EA1915" w:rsidP="00963A82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 xml:space="preserve">يكون حذف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المبتدأ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 xml:space="preserve">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... إذا جاء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مبتدأ لاسم مرفوع بعد لا سيما</w:t>
            </w:r>
            <w:r w:rsidR="00EE08EE"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.</w:t>
            </w:r>
          </w:p>
        </w:tc>
        <w:tc>
          <w:tcPr>
            <w:tcW w:w="1644" w:type="dxa"/>
            <w:vAlign w:val="center"/>
          </w:tcPr>
          <w:p w14:paraId="44821F52" w14:textId="5C659FDD" w:rsidR="00963A82" w:rsidRPr="00D24553" w:rsidRDefault="00EA1915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ممتنعا</w:t>
            </w:r>
          </w:p>
        </w:tc>
        <w:tc>
          <w:tcPr>
            <w:tcW w:w="1440" w:type="dxa"/>
            <w:vAlign w:val="center"/>
          </w:tcPr>
          <w:p w14:paraId="4EF859AA" w14:textId="5F3BE5DE" w:rsidR="00963A82" w:rsidRPr="00D24553" w:rsidRDefault="00EA1915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جائزا</w:t>
            </w:r>
          </w:p>
        </w:tc>
        <w:tc>
          <w:tcPr>
            <w:tcW w:w="1595" w:type="dxa"/>
            <w:vAlign w:val="center"/>
          </w:tcPr>
          <w:p w14:paraId="2894B689" w14:textId="5CB69C08" w:rsidR="00963A82" w:rsidRPr="00D24553" w:rsidRDefault="00EA1915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  <w:lang w:bidi="ar-EG"/>
              </w:rPr>
              <w:t>واجبا</w:t>
            </w:r>
          </w:p>
        </w:tc>
      </w:tr>
      <w:tr w:rsidR="00963A82" w:rsidRPr="00D24553" w14:paraId="170B4C93" w14:textId="77777777" w:rsidTr="00C51E18">
        <w:tc>
          <w:tcPr>
            <w:tcW w:w="563" w:type="dxa"/>
          </w:tcPr>
          <w:p w14:paraId="70ECC764" w14:textId="3ADAE29D" w:rsidR="00963A82" w:rsidRPr="00D24553" w:rsidRDefault="00963A82" w:rsidP="00963A82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21</w:t>
            </w:r>
          </w:p>
        </w:tc>
        <w:tc>
          <w:tcPr>
            <w:tcW w:w="6268" w:type="dxa"/>
            <w:vAlign w:val="center"/>
          </w:tcPr>
          <w:p w14:paraId="46AA4E33" w14:textId="0EBE9A63" w:rsidR="00963A82" w:rsidRPr="00D24553" w:rsidRDefault="00D34486" w:rsidP="00963A82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...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 xml:space="preserve">أن يتعدد الخبر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لمبتدأ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 xml:space="preserve"> واحد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.</w:t>
            </w:r>
          </w:p>
        </w:tc>
        <w:tc>
          <w:tcPr>
            <w:tcW w:w="1644" w:type="dxa"/>
            <w:vAlign w:val="center"/>
          </w:tcPr>
          <w:p w14:paraId="0E86D292" w14:textId="070B9EA4" w:rsidR="00963A82" w:rsidRPr="00D24553" w:rsidRDefault="004069C9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يمتنع</w:t>
            </w:r>
          </w:p>
        </w:tc>
        <w:tc>
          <w:tcPr>
            <w:tcW w:w="1440" w:type="dxa"/>
            <w:vAlign w:val="center"/>
          </w:tcPr>
          <w:p w14:paraId="6548EEEC" w14:textId="5B8C8C3C" w:rsidR="00963A82" w:rsidRPr="00D24553" w:rsidRDefault="00D34486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يجوز</w:t>
            </w:r>
          </w:p>
        </w:tc>
        <w:tc>
          <w:tcPr>
            <w:tcW w:w="1595" w:type="dxa"/>
            <w:vAlign w:val="center"/>
          </w:tcPr>
          <w:p w14:paraId="3A02C34E" w14:textId="43BA0744" w:rsidR="00963A82" w:rsidRPr="00D24553" w:rsidRDefault="00D34486" w:rsidP="00963A8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يجب</w:t>
            </w:r>
          </w:p>
        </w:tc>
      </w:tr>
      <w:tr w:rsidR="006549A7" w:rsidRPr="00D24553" w14:paraId="4BFAAB2A" w14:textId="77777777" w:rsidTr="00C51E18">
        <w:tc>
          <w:tcPr>
            <w:tcW w:w="563" w:type="dxa"/>
          </w:tcPr>
          <w:p w14:paraId="27855096" w14:textId="49B11CAD" w:rsidR="006549A7" w:rsidRPr="00D24553" w:rsidRDefault="006549A7" w:rsidP="006549A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lastRenderedPageBreak/>
              <w:t>22</w:t>
            </w:r>
          </w:p>
        </w:tc>
        <w:tc>
          <w:tcPr>
            <w:tcW w:w="6268" w:type="dxa"/>
            <w:vAlign w:val="center"/>
          </w:tcPr>
          <w:p w14:paraId="40715246" w14:textId="5C5DFB2B" w:rsidR="006549A7" w:rsidRPr="00D24553" w:rsidRDefault="006549A7" w:rsidP="006549A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الوصف مع مرفوعه يعامل معاملة الفعل مع فاعله،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 فلا ..</w:t>
            </w:r>
          </w:p>
        </w:tc>
        <w:tc>
          <w:tcPr>
            <w:tcW w:w="1644" w:type="dxa"/>
            <w:vAlign w:val="center"/>
          </w:tcPr>
          <w:p w14:paraId="566E21B8" w14:textId="21900CF5" w:rsidR="006549A7" w:rsidRPr="00D24553" w:rsidRDefault="006549A7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5A1064F6" w14:textId="08749EB9" w:rsidR="006549A7" w:rsidRPr="00D24553" w:rsidRDefault="006549A7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يجمع</w:t>
            </w:r>
          </w:p>
        </w:tc>
        <w:tc>
          <w:tcPr>
            <w:tcW w:w="1595" w:type="dxa"/>
            <w:vAlign w:val="center"/>
          </w:tcPr>
          <w:p w14:paraId="41FE1865" w14:textId="1ABE7E8C" w:rsidR="006549A7" w:rsidRPr="00D24553" w:rsidRDefault="006549A7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يثنى</w:t>
            </w:r>
          </w:p>
        </w:tc>
      </w:tr>
      <w:tr w:rsidR="006549A7" w:rsidRPr="00D24553" w14:paraId="5B835638" w14:textId="77777777" w:rsidTr="00C51E18">
        <w:tc>
          <w:tcPr>
            <w:tcW w:w="563" w:type="dxa"/>
          </w:tcPr>
          <w:p w14:paraId="6A85473E" w14:textId="3D3F05E2" w:rsidR="006549A7" w:rsidRPr="00D24553" w:rsidRDefault="006549A7" w:rsidP="006549A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23</w:t>
            </w:r>
          </w:p>
        </w:tc>
        <w:tc>
          <w:tcPr>
            <w:tcW w:w="6268" w:type="dxa"/>
            <w:vAlign w:val="center"/>
          </w:tcPr>
          <w:p w14:paraId="160AFF53" w14:textId="60110B7D" w:rsidR="006549A7" w:rsidRPr="00D24553" w:rsidRDefault="00133A09" w:rsidP="006549A7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.. </w:t>
            </w:r>
            <w:r w:rsidR="002B4D2B" w:rsidRPr="00D24553">
              <w:rPr>
                <w:rFonts w:ascii="Simplified Arabic" w:hAnsi="Simplified Arabic" w:cs="Simplified Arabic"/>
                <w:b/>
                <w:bCs/>
                <w:rtl/>
              </w:rPr>
              <w:t>إعراب الوصف مبتدأً إذا رفع ضميراً مستتراً غير منفصل باتفاق النحاة</w:t>
            </w:r>
            <w:r w:rsidR="002B4D2B" w:rsidRPr="00D24553">
              <w:rPr>
                <w:rFonts w:ascii="Simplified Arabic" w:hAnsi="Simplified Arabic" w:cs="Simplified Arabic"/>
                <w:b/>
                <w:bCs/>
                <w:lang w:bidi="ar-EG"/>
              </w:rPr>
              <w:t>.</w:t>
            </w:r>
          </w:p>
        </w:tc>
        <w:tc>
          <w:tcPr>
            <w:tcW w:w="1644" w:type="dxa"/>
            <w:vAlign w:val="center"/>
          </w:tcPr>
          <w:p w14:paraId="3EF1D8E9" w14:textId="08F29959" w:rsidR="006549A7" w:rsidRPr="00D24553" w:rsidRDefault="00133A09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يمتنع</w:t>
            </w:r>
          </w:p>
        </w:tc>
        <w:tc>
          <w:tcPr>
            <w:tcW w:w="1440" w:type="dxa"/>
            <w:vAlign w:val="center"/>
          </w:tcPr>
          <w:p w14:paraId="5F1B409A" w14:textId="2E49CBE2" w:rsidR="006549A7" w:rsidRPr="00D24553" w:rsidRDefault="00133A09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يجوز</w:t>
            </w:r>
          </w:p>
        </w:tc>
        <w:tc>
          <w:tcPr>
            <w:tcW w:w="1595" w:type="dxa"/>
            <w:vAlign w:val="center"/>
          </w:tcPr>
          <w:p w14:paraId="338A4B9B" w14:textId="68A68007" w:rsidR="006549A7" w:rsidRPr="00D24553" w:rsidRDefault="00133A09" w:rsidP="006549A7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يجب</w:t>
            </w:r>
          </w:p>
        </w:tc>
      </w:tr>
      <w:tr w:rsidR="00806721" w:rsidRPr="00D24553" w14:paraId="0045CD4B" w14:textId="77777777" w:rsidTr="00C51E18">
        <w:tc>
          <w:tcPr>
            <w:tcW w:w="563" w:type="dxa"/>
          </w:tcPr>
          <w:p w14:paraId="588F852C" w14:textId="42291B1A" w:rsidR="00806721" w:rsidRPr="00D24553" w:rsidRDefault="00806721" w:rsidP="00806721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24</w:t>
            </w:r>
          </w:p>
        </w:tc>
        <w:tc>
          <w:tcPr>
            <w:tcW w:w="6268" w:type="dxa"/>
            <w:vAlign w:val="center"/>
          </w:tcPr>
          <w:p w14:paraId="14F4D93B" w14:textId="51C27713" w:rsidR="00806721" w:rsidRPr="00D24553" w:rsidRDefault="00806721" w:rsidP="00806721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...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حذف عامل الظرف والجار والمجرور إذا وقعا صفة أو حالاً أو صلة للموصول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  <w:tc>
          <w:tcPr>
            <w:tcW w:w="1644" w:type="dxa"/>
            <w:vAlign w:val="center"/>
          </w:tcPr>
          <w:p w14:paraId="103E63A9" w14:textId="095158B8" w:rsidR="00806721" w:rsidRPr="00D24553" w:rsidRDefault="00806721" w:rsidP="00806721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يمتنع</w:t>
            </w:r>
          </w:p>
        </w:tc>
        <w:tc>
          <w:tcPr>
            <w:tcW w:w="1440" w:type="dxa"/>
            <w:vAlign w:val="center"/>
          </w:tcPr>
          <w:p w14:paraId="4481F8DA" w14:textId="10C5376E" w:rsidR="00806721" w:rsidRPr="00D24553" w:rsidRDefault="00806721" w:rsidP="00806721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يجوز</w:t>
            </w:r>
          </w:p>
        </w:tc>
        <w:tc>
          <w:tcPr>
            <w:tcW w:w="1595" w:type="dxa"/>
            <w:vAlign w:val="center"/>
          </w:tcPr>
          <w:p w14:paraId="49348E59" w14:textId="78EC2D5B" w:rsidR="00806721" w:rsidRPr="00D24553" w:rsidRDefault="00806721" w:rsidP="00806721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يجب</w:t>
            </w:r>
          </w:p>
        </w:tc>
      </w:tr>
      <w:tr w:rsidR="00D92BE0" w:rsidRPr="00D24553" w14:paraId="0933FE71" w14:textId="77777777" w:rsidTr="00AE4637">
        <w:tc>
          <w:tcPr>
            <w:tcW w:w="563" w:type="dxa"/>
          </w:tcPr>
          <w:p w14:paraId="10E16B60" w14:textId="5DF2CA39" w:rsidR="00D92BE0" w:rsidRPr="00D24553" w:rsidRDefault="00D92BE0" w:rsidP="00D92BE0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25</w:t>
            </w:r>
          </w:p>
        </w:tc>
        <w:tc>
          <w:tcPr>
            <w:tcW w:w="6268" w:type="dxa"/>
          </w:tcPr>
          <w:p w14:paraId="32E0ED09" w14:textId="0B732F30" w:rsidR="00D92BE0" w:rsidRPr="00D24553" w:rsidRDefault="00D92BE0" w:rsidP="00D92BE0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....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من المشتقات التي لا تتحمل ضميراً مطلقاً عند البصريين</w:t>
            </w:r>
            <w:r w:rsidRPr="00D24553">
              <w:rPr>
                <w:rFonts w:ascii="Simplified Arabic" w:hAnsi="Simplified Arabic" w:cs="Simplified Arabic"/>
                <w:b/>
                <w:bCs/>
                <w:lang w:bidi="ar-EG"/>
              </w:rPr>
              <w:t>.</w:t>
            </w:r>
          </w:p>
        </w:tc>
        <w:tc>
          <w:tcPr>
            <w:tcW w:w="1644" w:type="dxa"/>
            <w:vAlign w:val="center"/>
          </w:tcPr>
          <w:p w14:paraId="79F24C16" w14:textId="063B911B" w:rsidR="00D92BE0" w:rsidRPr="00D24553" w:rsidRDefault="00D92BE0" w:rsidP="00D92BE0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جميع ما سبق</w:t>
            </w:r>
          </w:p>
        </w:tc>
        <w:tc>
          <w:tcPr>
            <w:tcW w:w="1440" w:type="dxa"/>
            <w:vAlign w:val="center"/>
          </w:tcPr>
          <w:p w14:paraId="5F5DE7E5" w14:textId="31E20ACB" w:rsidR="00D92BE0" w:rsidRPr="00D24553" w:rsidRDefault="00D92BE0" w:rsidP="00D92BE0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أسماء الزمان والمكان</w:t>
            </w:r>
          </w:p>
        </w:tc>
        <w:tc>
          <w:tcPr>
            <w:tcW w:w="1595" w:type="dxa"/>
            <w:vAlign w:val="center"/>
          </w:tcPr>
          <w:p w14:paraId="3096186E" w14:textId="0FE0B076" w:rsidR="00D92BE0" w:rsidRPr="00D24553" w:rsidRDefault="00D92BE0" w:rsidP="00D92BE0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أسماء الآلة</w:t>
            </w:r>
          </w:p>
        </w:tc>
      </w:tr>
    </w:tbl>
    <w:p w14:paraId="61A76054" w14:textId="06271CED" w:rsidR="008F100E" w:rsidRPr="00D24553" w:rsidRDefault="008F100E" w:rsidP="00020BD9">
      <w:pPr>
        <w:rPr>
          <w:rFonts w:ascii="Simplified Arabic" w:hAnsi="Simplified Arabic" w:cs="Simplified Arabic"/>
          <w:b/>
          <w:bCs/>
          <w:rtl/>
          <w:lang w:bidi="ar-EG"/>
        </w:rPr>
      </w:pPr>
      <w:r w:rsidRPr="00D24553">
        <w:rPr>
          <w:rFonts w:ascii="Simplified Arabic" w:hAnsi="Simplified Arabic" w:cs="Simplified Arabic"/>
          <w:b/>
          <w:bCs/>
          <w:u w:val="single"/>
          <w:rtl/>
          <w:lang w:bidi="ar-EG"/>
        </w:rPr>
        <w:t xml:space="preserve">السؤال </w:t>
      </w:r>
      <w:r w:rsidR="00861380" w:rsidRPr="00D24553">
        <w:rPr>
          <w:rFonts w:ascii="Simplified Arabic" w:hAnsi="Simplified Arabic" w:cs="Simplified Arabic" w:hint="cs"/>
          <w:b/>
          <w:bCs/>
          <w:u w:val="single"/>
          <w:rtl/>
          <w:lang w:bidi="ar-EG"/>
        </w:rPr>
        <w:t>الثالث</w:t>
      </w:r>
      <w:r w:rsidRPr="00D24553">
        <w:rPr>
          <w:rFonts w:ascii="Simplified Arabic" w:hAnsi="Simplified Arabic" w:cs="Simplified Arabic"/>
          <w:b/>
          <w:bCs/>
          <w:u w:val="single"/>
          <w:rtl/>
          <w:lang w:bidi="ar-EG"/>
        </w:rPr>
        <w:t>:</w:t>
      </w:r>
      <w:r w:rsidR="00020BD9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</w:t>
      </w:r>
      <w:r w:rsidRPr="00D24553">
        <w:rPr>
          <w:rFonts w:ascii="Simplified Arabic" w:hAnsi="Simplified Arabic" w:cs="Simplified Arabic"/>
          <w:b/>
          <w:bCs/>
          <w:rtl/>
          <w:lang w:bidi="ar-EG"/>
        </w:rPr>
        <w:t>ضع علامة (</w:t>
      </w:r>
      <w:r w:rsidRPr="00D24553">
        <w:rPr>
          <w:rFonts w:ascii="Simplified Arabic" w:hAnsi="Simplified Arabic" w:cs="Simplified Arabic"/>
          <w:b/>
          <w:bCs/>
          <w:lang w:bidi="ar-EG"/>
        </w:rPr>
        <w:t>T</w:t>
      </w:r>
      <w:r w:rsidRPr="00D24553">
        <w:rPr>
          <w:rFonts w:ascii="Simplified Arabic" w:hAnsi="Simplified Arabic" w:cs="Simplified Arabic"/>
          <w:b/>
          <w:bCs/>
          <w:rtl/>
          <w:lang w:bidi="ar-EG"/>
        </w:rPr>
        <w:t>) أمام العبارة الصحيحة، وعلامة (</w:t>
      </w:r>
      <w:r w:rsidRPr="00D24553">
        <w:rPr>
          <w:rFonts w:ascii="Simplified Arabic" w:hAnsi="Simplified Arabic" w:cs="Simplified Arabic"/>
          <w:b/>
          <w:bCs/>
          <w:lang w:bidi="ar-EG"/>
        </w:rPr>
        <w:t>F</w:t>
      </w:r>
      <w:r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) أمام العبارة الخاطئة فيما </w:t>
      </w:r>
      <w:proofErr w:type="gramStart"/>
      <w:r w:rsidR="0086138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يلي: </w:t>
      </w:r>
      <w:r w:rsidR="008B044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</w:t>
      </w:r>
      <w:proofErr w:type="gramEnd"/>
      <w:r w:rsidR="008B044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           </w:t>
      </w:r>
      <w:proofErr w:type="gramStart"/>
      <w:r w:rsidR="008B044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</w:t>
      </w:r>
      <w:r w:rsidR="00861380" w:rsidRPr="00D24553">
        <w:rPr>
          <w:rFonts w:ascii="Simplified Arabic" w:hAnsi="Simplified Arabic" w:cs="Simplified Arabic" w:hint="cs"/>
          <w:b/>
          <w:bCs/>
          <w:rtl/>
          <w:lang w:bidi="ar-EG"/>
        </w:rPr>
        <w:t>(</w:t>
      </w:r>
      <w:proofErr w:type="gramEnd"/>
      <w:r w:rsidRPr="00D24553">
        <w:rPr>
          <w:rFonts w:ascii="Simplified Arabic" w:hAnsi="Simplified Arabic" w:cs="Simplified Arabic"/>
          <w:b/>
          <w:bCs/>
          <w:rtl/>
          <w:lang w:bidi="ar-EG"/>
        </w:rPr>
        <w:t>درج</w:t>
      </w:r>
      <w:r w:rsidR="00F54241" w:rsidRPr="00D24553">
        <w:rPr>
          <w:rFonts w:ascii="Simplified Arabic" w:hAnsi="Simplified Arabic" w:cs="Simplified Arabic" w:hint="cs"/>
          <w:b/>
          <w:bCs/>
          <w:rtl/>
          <w:lang w:bidi="ar-EG"/>
        </w:rPr>
        <w:t>ة</w:t>
      </w:r>
      <w:r w:rsidR="00CD7E9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ونصف</w:t>
      </w:r>
      <w:r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 لكل نقطة)</w:t>
      </w:r>
    </w:p>
    <w:tbl>
      <w:tblPr>
        <w:tblStyle w:val="a3"/>
        <w:bidiVisual/>
        <w:tblW w:w="10978" w:type="dxa"/>
        <w:tblInd w:w="-190" w:type="dxa"/>
        <w:tblLook w:val="04A0" w:firstRow="1" w:lastRow="0" w:firstColumn="1" w:lastColumn="0" w:noHBand="0" w:noVBand="1"/>
      </w:tblPr>
      <w:tblGrid>
        <w:gridCol w:w="576"/>
        <w:gridCol w:w="10402"/>
      </w:tblGrid>
      <w:tr w:rsidR="00990B84" w:rsidRPr="00D24553" w14:paraId="7F5CE715" w14:textId="77777777" w:rsidTr="00C948C1">
        <w:tc>
          <w:tcPr>
            <w:tcW w:w="576" w:type="dxa"/>
          </w:tcPr>
          <w:p w14:paraId="6D276D59" w14:textId="77777777" w:rsidR="00990B84" w:rsidRPr="00D24553" w:rsidRDefault="00990B84" w:rsidP="00990B84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bookmarkStart w:id="0" w:name="_Hlk526621952"/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  <w:tc>
          <w:tcPr>
            <w:tcW w:w="10402" w:type="dxa"/>
          </w:tcPr>
          <w:p w14:paraId="1C9AF2AF" w14:textId="1C66A161" w:rsidR="00990B84" w:rsidRPr="00D24553" w:rsidRDefault="007315BC" w:rsidP="00990B84">
            <w:pPr>
              <w:tabs>
                <w:tab w:val="left" w:pos="4089"/>
              </w:tabs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وقوع الخبر</w:t>
            </w:r>
            <w:r w:rsidR="00853F0C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ظرفًا </w:t>
            </w:r>
            <w:r w:rsidR="007D1129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متأخرًا</w:t>
            </w:r>
            <w:r w:rsidR="00853F0C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</w:t>
            </w:r>
            <w:r w:rsidR="007D1129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مسوغ </w:t>
            </w:r>
            <w:r w:rsidR="007D1129" w:rsidRPr="00D24553">
              <w:rPr>
                <w:b/>
                <w:bCs/>
                <w:color w:val="EE0000"/>
                <w:rtl/>
              </w:rPr>
              <w:t>من مسوغات الابتداء بالنكرة</w:t>
            </w:r>
            <w:r w:rsidR="007D1129" w:rsidRPr="00D24553">
              <w:rPr>
                <w:rFonts w:hint="cs"/>
                <w:b/>
                <w:bCs/>
                <w:color w:val="EE0000"/>
                <w:rtl/>
              </w:rPr>
              <w:t>.</w:t>
            </w:r>
          </w:p>
        </w:tc>
      </w:tr>
      <w:bookmarkEnd w:id="0"/>
      <w:tr w:rsidR="000B47C2" w:rsidRPr="00D24553" w14:paraId="7881A23E" w14:textId="77777777" w:rsidTr="00C948C1">
        <w:tc>
          <w:tcPr>
            <w:tcW w:w="576" w:type="dxa"/>
          </w:tcPr>
          <w:p w14:paraId="2A1A03B8" w14:textId="77777777" w:rsidR="000B47C2" w:rsidRPr="00D24553" w:rsidRDefault="000B47C2" w:rsidP="000B47C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  <w:tc>
          <w:tcPr>
            <w:tcW w:w="10402" w:type="dxa"/>
          </w:tcPr>
          <w:p w14:paraId="430D83AF" w14:textId="33F85C0E" w:rsidR="000B47C2" w:rsidRPr="00D24553" w:rsidRDefault="00B916CF" w:rsidP="000B47C2">
            <w:pPr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b/>
                <w:bCs/>
                <w:color w:val="EE0000"/>
                <w:rtl/>
              </w:rPr>
              <w:t>إذا كان الخبر محصورًا بـ</w:t>
            </w:r>
            <w:r w:rsidR="00FD7A4C" w:rsidRPr="00D24553">
              <w:rPr>
                <w:rFonts w:hint="cs"/>
                <w:b/>
                <w:bCs/>
                <w:color w:val="EE0000"/>
                <w:rtl/>
              </w:rPr>
              <w:t xml:space="preserve"> </w:t>
            </w:r>
            <w:r w:rsidRPr="00D24553">
              <w:rPr>
                <w:b/>
                <w:bCs/>
                <w:color w:val="EE0000"/>
                <w:rtl/>
              </w:rPr>
              <w:t>"إنما" فإن حكمه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التقديم.</w:t>
            </w:r>
          </w:p>
        </w:tc>
      </w:tr>
      <w:tr w:rsidR="000B47C2" w:rsidRPr="00D24553" w14:paraId="03BB1972" w14:textId="77777777" w:rsidTr="00C948C1">
        <w:tc>
          <w:tcPr>
            <w:tcW w:w="576" w:type="dxa"/>
          </w:tcPr>
          <w:p w14:paraId="203A2447" w14:textId="77777777" w:rsidR="000B47C2" w:rsidRPr="00D24553" w:rsidRDefault="000B47C2" w:rsidP="000B47C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  <w:tc>
          <w:tcPr>
            <w:tcW w:w="10402" w:type="dxa"/>
          </w:tcPr>
          <w:p w14:paraId="718E8617" w14:textId="6D854F3F" w:rsidR="000B47C2" w:rsidRPr="00D24553" w:rsidRDefault="00FD7A4C" w:rsidP="00650563">
            <w:pPr>
              <w:tabs>
                <w:tab w:val="left" w:pos="8213"/>
              </w:tabs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يشترط في الجملة لكي تصلح أن تقع خبراً للمبتدأ ألا تكون جملة</w:t>
            </w:r>
            <w:r w:rsidR="009028FD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</w:t>
            </w:r>
            <w:r w:rsidR="00650563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إنشائية استفهامية</w:t>
            </w:r>
            <w:r w:rsidR="00650563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.</w:t>
            </w:r>
          </w:p>
        </w:tc>
      </w:tr>
      <w:tr w:rsidR="007D394D" w:rsidRPr="00D24553" w14:paraId="6ACFD321" w14:textId="77777777" w:rsidTr="00C948C1">
        <w:tc>
          <w:tcPr>
            <w:tcW w:w="576" w:type="dxa"/>
          </w:tcPr>
          <w:p w14:paraId="3BCBCBE8" w14:textId="77777777" w:rsidR="007D394D" w:rsidRPr="00D24553" w:rsidRDefault="007D394D" w:rsidP="007D394D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  <w:tc>
          <w:tcPr>
            <w:tcW w:w="10402" w:type="dxa"/>
          </w:tcPr>
          <w:p w14:paraId="145A648B" w14:textId="54D4F645" w:rsidR="007D394D" w:rsidRPr="00D24553" w:rsidRDefault="00A86D27" w:rsidP="007D394D">
            <w:pPr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يعد الخبر</w:t>
            </w:r>
            <w:r w:rsidR="003414AB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 شبه جملة </w:t>
            </w:r>
            <w:r w:rsidR="006F0B89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إذا أُخبر بالظرف أو الجار والمجرور وقُدِّر المتعلق الواجب الحذف فعلاً</w:t>
            </w:r>
            <w:r w:rsidR="006F0B89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.</w:t>
            </w:r>
          </w:p>
        </w:tc>
      </w:tr>
      <w:tr w:rsidR="004967E6" w:rsidRPr="00D24553" w14:paraId="45251789" w14:textId="77777777" w:rsidTr="00306869">
        <w:tc>
          <w:tcPr>
            <w:tcW w:w="576" w:type="dxa"/>
          </w:tcPr>
          <w:p w14:paraId="41E38064" w14:textId="77777777" w:rsidR="004967E6" w:rsidRPr="00D24553" w:rsidRDefault="004967E6" w:rsidP="004967E6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  <w:tc>
          <w:tcPr>
            <w:tcW w:w="10402" w:type="dxa"/>
            <w:vAlign w:val="center"/>
          </w:tcPr>
          <w:p w14:paraId="4FC14947" w14:textId="18DCA3AE" w:rsidR="004967E6" w:rsidRPr="00D24553" w:rsidRDefault="004967E6" w:rsidP="004967E6">
            <w:pPr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يجب </w:t>
            </w:r>
            <w:r w:rsidR="00685CE5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تأخير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 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  <w:lang w:bidi="ar-EG"/>
              </w:rPr>
              <w:t>المبتدأ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 إذا كان 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  <w:lang w:bidi="ar-EG"/>
              </w:rPr>
              <w:t>الخبر مقرونا بالفاء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.</w:t>
            </w:r>
          </w:p>
        </w:tc>
      </w:tr>
      <w:tr w:rsidR="00395369" w:rsidRPr="00D24553" w14:paraId="75A64155" w14:textId="77777777" w:rsidTr="00273E4B">
        <w:tc>
          <w:tcPr>
            <w:tcW w:w="576" w:type="dxa"/>
          </w:tcPr>
          <w:p w14:paraId="3B04CE71" w14:textId="77777777" w:rsidR="00395369" w:rsidRPr="00D24553" w:rsidRDefault="00395369" w:rsidP="00395369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  <w:tc>
          <w:tcPr>
            <w:tcW w:w="10402" w:type="dxa"/>
            <w:vAlign w:val="center"/>
          </w:tcPr>
          <w:p w14:paraId="42709F90" w14:textId="67B3AA47" w:rsidR="00395369" w:rsidRPr="00D24553" w:rsidRDefault="00395369" w:rsidP="00395369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يجب </w:t>
            </w:r>
            <w:r w:rsidR="00BF23D6"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تقديم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ال</w:t>
            </w:r>
            <w:r w:rsidR="00BF23D6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خبر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إذا </w:t>
            </w:r>
            <w:r w:rsidR="00BF23D6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كان المبتدأ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  <w:t>نكرة محضة، والخبر جملة أو شبه جملة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>.</w:t>
            </w:r>
          </w:p>
        </w:tc>
      </w:tr>
      <w:tr w:rsidR="00395369" w:rsidRPr="00D24553" w14:paraId="186114E7" w14:textId="77777777" w:rsidTr="00C948C1">
        <w:tc>
          <w:tcPr>
            <w:tcW w:w="576" w:type="dxa"/>
          </w:tcPr>
          <w:p w14:paraId="06255AE9" w14:textId="77777777" w:rsidR="00395369" w:rsidRPr="00D24553" w:rsidRDefault="00395369" w:rsidP="00395369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  <w:tc>
          <w:tcPr>
            <w:tcW w:w="10402" w:type="dxa"/>
          </w:tcPr>
          <w:p w14:paraId="621D4807" w14:textId="127C3659" w:rsidR="00395369" w:rsidRPr="00D24553" w:rsidRDefault="00A43BE7" w:rsidP="00A43BE7">
            <w:pPr>
              <w:tabs>
                <w:tab w:val="left" w:pos="4359"/>
              </w:tabs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يحذف المبتدأ </w:t>
            </w:r>
            <w:r w:rsidR="00C618A4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وجوبًا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 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  <w:lang w:bidi="ar-EG"/>
              </w:rPr>
              <w:t>إذا كان الخبر مصدرا نائبا عن فعله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.</w:t>
            </w:r>
          </w:p>
        </w:tc>
      </w:tr>
      <w:tr w:rsidR="00395369" w:rsidRPr="00D24553" w14:paraId="35045528" w14:textId="77777777" w:rsidTr="00C948C1">
        <w:tc>
          <w:tcPr>
            <w:tcW w:w="576" w:type="dxa"/>
          </w:tcPr>
          <w:p w14:paraId="5F6BAC05" w14:textId="77777777" w:rsidR="00395369" w:rsidRPr="00D24553" w:rsidRDefault="00395369" w:rsidP="00395369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  <w:tc>
          <w:tcPr>
            <w:tcW w:w="10402" w:type="dxa"/>
          </w:tcPr>
          <w:p w14:paraId="40B32E4F" w14:textId="36A64B64" w:rsidR="00395369" w:rsidRPr="00D24553" w:rsidRDefault="005264F5" w:rsidP="005264F5">
            <w:pPr>
              <w:tabs>
                <w:tab w:val="left" w:pos="3946"/>
              </w:tabs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إذا كانت الجملة الواقعة خبراً هي المبتدأ في المعنى نحو (نطقي الله حسبي) فإنها</w:t>
            </w:r>
            <w:r w:rsidR="00986370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لا تحتاج إلى رابط.</w:t>
            </w:r>
          </w:p>
        </w:tc>
      </w:tr>
      <w:tr w:rsidR="00D30EB2" w:rsidRPr="00D24553" w14:paraId="4DF45D41" w14:textId="77777777" w:rsidTr="00C948C1">
        <w:tc>
          <w:tcPr>
            <w:tcW w:w="576" w:type="dxa"/>
          </w:tcPr>
          <w:p w14:paraId="0243ABD0" w14:textId="77777777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  <w:tc>
          <w:tcPr>
            <w:tcW w:w="10402" w:type="dxa"/>
          </w:tcPr>
          <w:p w14:paraId="7922FA97" w14:textId="73240B34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في الإجابة عن سؤال: من حاضر؟ يجوز حذف المبتدأ.</w:t>
            </w:r>
          </w:p>
        </w:tc>
      </w:tr>
      <w:tr w:rsidR="00D30EB2" w:rsidRPr="00D24553" w14:paraId="4C2C6E36" w14:textId="77777777" w:rsidTr="00C948C1">
        <w:tc>
          <w:tcPr>
            <w:tcW w:w="576" w:type="dxa"/>
          </w:tcPr>
          <w:p w14:paraId="32AA74D5" w14:textId="77777777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  <w:tc>
          <w:tcPr>
            <w:tcW w:w="10402" w:type="dxa"/>
          </w:tcPr>
          <w:p w14:paraId="5050F0A3" w14:textId="68A2A045" w:rsidR="00D30EB2" w:rsidRPr="00D24553" w:rsidRDefault="00B80A7A" w:rsidP="00B80A7A">
            <w:pPr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يُشترط في جملة الخبر أ</w:t>
            </w:r>
            <w:r w:rsidR="00E5457C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ن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 تكون مصدّرة بأحد الحروف التالي</w:t>
            </w:r>
            <w:r w:rsidR="00FB5122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ة</w:t>
            </w:r>
            <w:r w:rsidR="00E5457C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:</w:t>
            </w:r>
            <w:r w:rsidR="00FB5122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(</w:t>
            </w:r>
            <w:r w:rsidR="00FB5122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بل أو لكن أو حتى</w:t>
            </w:r>
            <w:r w:rsidR="00FB5122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).</w:t>
            </w:r>
          </w:p>
        </w:tc>
      </w:tr>
      <w:tr w:rsidR="00D30EB2" w:rsidRPr="00D24553" w14:paraId="30841466" w14:textId="77777777" w:rsidTr="00C948C1">
        <w:tc>
          <w:tcPr>
            <w:tcW w:w="576" w:type="dxa"/>
          </w:tcPr>
          <w:p w14:paraId="1FBC2D57" w14:textId="619B90B7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11</w:t>
            </w:r>
          </w:p>
        </w:tc>
        <w:tc>
          <w:tcPr>
            <w:tcW w:w="10402" w:type="dxa"/>
          </w:tcPr>
          <w:p w14:paraId="1124169C" w14:textId="44D48EB8" w:rsidR="00D30EB2" w:rsidRPr="00D24553" w:rsidRDefault="00D6365C" w:rsidP="00D6365C">
            <w:pPr>
              <w:tabs>
                <w:tab w:val="left" w:pos="4013"/>
              </w:tabs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نوع تعدد الخبر في نحو</w:t>
            </w:r>
            <w:r w:rsidR="002F2DD1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: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(الرمانُ حلوٌ حامضٌ)، يُعد تعدداً في</w:t>
            </w:r>
            <w:r w:rsidR="002F2DD1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اللفظ دون المعنى.</w:t>
            </w:r>
          </w:p>
        </w:tc>
      </w:tr>
      <w:tr w:rsidR="00D30EB2" w:rsidRPr="00D24553" w14:paraId="1732AC6E" w14:textId="77777777" w:rsidTr="00C948C1">
        <w:tc>
          <w:tcPr>
            <w:tcW w:w="576" w:type="dxa"/>
          </w:tcPr>
          <w:p w14:paraId="560F4999" w14:textId="605330CB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12</w:t>
            </w:r>
          </w:p>
        </w:tc>
        <w:tc>
          <w:tcPr>
            <w:tcW w:w="10402" w:type="dxa"/>
          </w:tcPr>
          <w:p w14:paraId="2387436F" w14:textId="68B41D84" w:rsidR="00D30EB2" w:rsidRPr="00D24553" w:rsidRDefault="0044767C" w:rsidP="00D30EB2">
            <w:pPr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يعد الخبر شبه جملة</w:t>
            </w:r>
            <w:r w:rsidR="00D27E7A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 xml:space="preserve"> </w:t>
            </w:r>
            <w:r w:rsidR="007F7BEA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عند الإخبار بالظرف أو الجار والمجرور، إذا قُدِّر المتعلق الواجب الحذف اسماً مشتقاً (كائن)</w:t>
            </w:r>
            <w:r w:rsidR="007F7BEA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.</w:t>
            </w:r>
          </w:p>
        </w:tc>
      </w:tr>
      <w:tr w:rsidR="00D30EB2" w:rsidRPr="00D24553" w14:paraId="24832C42" w14:textId="77777777" w:rsidTr="00C948C1">
        <w:tc>
          <w:tcPr>
            <w:tcW w:w="576" w:type="dxa"/>
          </w:tcPr>
          <w:p w14:paraId="59A43297" w14:textId="62FCB985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13</w:t>
            </w:r>
          </w:p>
        </w:tc>
        <w:tc>
          <w:tcPr>
            <w:tcW w:w="10402" w:type="dxa"/>
          </w:tcPr>
          <w:p w14:paraId="0B35A838" w14:textId="0ABF549C" w:rsidR="00D30EB2" w:rsidRPr="00D24553" w:rsidRDefault="00072841" w:rsidP="00D30EB2">
            <w:pPr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يحذف المبتدأ </w:t>
            </w:r>
            <w:r w:rsidR="001D0AB8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جوازا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 في أسلوب المدح والذم بعد (نعم وبئس) إذا أُعرب المخصوص</w:t>
            </w:r>
            <w:r w:rsidR="00711554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</w:t>
            </w:r>
            <w:r w:rsidR="00711554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خبراً لمبتدأ محذوف</w:t>
            </w:r>
            <w:r w:rsidR="00711554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.</w:t>
            </w:r>
          </w:p>
        </w:tc>
      </w:tr>
      <w:tr w:rsidR="00D30EB2" w:rsidRPr="00D24553" w14:paraId="332AEC5D" w14:textId="77777777" w:rsidTr="00C948C1">
        <w:tc>
          <w:tcPr>
            <w:tcW w:w="576" w:type="dxa"/>
          </w:tcPr>
          <w:p w14:paraId="5745B77E" w14:textId="29AD622F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14</w:t>
            </w:r>
          </w:p>
        </w:tc>
        <w:tc>
          <w:tcPr>
            <w:tcW w:w="10402" w:type="dxa"/>
          </w:tcPr>
          <w:p w14:paraId="289D3C9C" w14:textId="518309BC" w:rsidR="00D30EB2" w:rsidRPr="00D24553" w:rsidRDefault="00F858E3" w:rsidP="00D30EB2">
            <w:pPr>
              <w:tabs>
                <w:tab w:val="left" w:pos="3734"/>
              </w:tabs>
              <w:rPr>
                <w:rFonts w:ascii="Simplified Arabic" w:hAnsi="Simplified Arabic" w:cs="Simplified Arabic"/>
                <w:b/>
                <w:bCs/>
                <w:color w:val="EE0000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في تركيب (كلُّ صانعٍ وما صنعَ)، يُحذف </w:t>
            </w:r>
            <w:r w:rsidR="000B03B3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المبتدأ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 وجوباً بعد واو عيّنت مفهوم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(مع).</w:t>
            </w:r>
          </w:p>
        </w:tc>
      </w:tr>
      <w:tr w:rsidR="00D30EB2" w:rsidRPr="00D24553" w14:paraId="5199FA15" w14:textId="77777777" w:rsidTr="00C948C1">
        <w:tc>
          <w:tcPr>
            <w:tcW w:w="576" w:type="dxa"/>
          </w:tcPr>
          <w:p w14:paraId="760A5D64" w14:textId="3CFA3179" w:rsidR="00D30EB2" w:rsidRPr="00D24553" w:rsidRDefault="00D30EB2" w:rsidP="00D30EB2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15</w:t>
            </w:r>
          </w:p>
        </w:tc>
        <w:tc>
          <w:tcPr>
            <w:tcW w:w="10402" w:type="dxa"/>
          </w:tcPr>
          <w:p w14:paraId="06ADB8DF" w14:textId="6E21D422" w:rsidR="00D30EB2" w:rsidRPr="00D24553" w:rsidRDefault="00A13E39" w:rsidP="00D30EB2">
            <w:pPr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يُشترط في المجرور أو ما يضاف إليه الظرف المتقدم على النكرة لكي يسوغ الابتداء بها أن يكونا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</w:t>
            </w:r>
            <w:r w:rsidR="006A1E3C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تامين.</w:t>
            </w:r>
          </w:p>
        </w:tc>
      </w:tr>
      <w:tr w:rsidR="002024ED" w:rsidRPr="00D24553" w14:paraId="5A16BDC6" w14:textId="77777777" w:rsidTr="00750AB2">
        <w:tc>
          <w:tcPr>
            <w:tcW w:w="576" w:type="dxa"/>
          </w:tcPr>
          <w:p w14:paraId="1B1BE4E0" w14:textId="3600F820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16</w:t>
            </w:r>
          </w:p>
        </w:tc>
        <w:tc>
          <w:tcPr>
            <w:tcW w:w="10402" w:type="dxa"/>
            <w:vAlign w:val="center"/>
          </w:tcPr>
          <w:p w14:paraId="182838C6" w14:textId="478D8B84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المرفوع الذي يقع بعد المبتدأ الوصف المشتق لا يُعرب خبراً مطلقاً، بل يُعرب</w:t>
            </w:r>
            <w:r w:rsidR="00DC0E9B" w:rsidRPr="00D24553">
              <w:rPr>
                <w:rFonts w:ascii="Simplified Arabic" w:hAnsi="Simplified Arabic" w:cs="Simplified Arabic" w:hint="cs"/>
                <w:b/>
                <w:bCs/>
                <w:rtl/>
                <w:lang w:bidi="ar-EG"/>
              </w:rPr>
              <w:t xml:space="preserve"> فاعلا أو نائب فاعل.</w:t>
            </w:r>
          </w:p>
        </w:tc>
      </w:tr>
      <w:tr w:rsidR="002024ED" w:rsidRPr="00D24553" w14:paraId="0DB85756" w14:textId="77777777" w:rsidTr="00C948C1">
        <w:tc>
          <w:tcPr>
            <w:tcW w:w="576" w:type="dxa"/>
          </w:tcPr>
          <w:p w14:paraId="7AF6B1DD" w14:textId="32EC2668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17</w:t>
            </w:r>
          </w:p>
        </w:tc>
        <w:tc>
          <w:tcPr>
            <w:tcW w:w="10402" w:type="dxa"/>
          </w:tcPr>
          <w:p w14:paraId="651264F7" w14:textId="29BDF77F" w:rsidR="002024ED" w:rsidRPr="00D24553" w:rsidRDefault="00742307" w:rsidP="002024ED">
            <w:pPr>
              <w:tabs>
                <w:tab w:val="left" w:pos="4220"/>
              </w:tabs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تشتمل</w:t>
            </w:r>
            <w:r w:rsidR="00EC09DF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 جملة الخبر 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على</w:t>
            </w:r>
            <w:r w:rsidR="00EC09DF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 الرابط اللفظي في نحو (نُطْقِي اللهُ حَسْبِي) لكون الخبر يمثّل حتماً</w:t>
            </w:r>
            <w:r w:rsidR="00EC09DF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</w:t>
            </w:r>
            <w:r w:rsidR="00F23A43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نفس المبتدأ </w:t>
            </w:r>
            <w:r w:rsidR="00F23A43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في ال</w:t>
            </w:r>
            <w:r w:rsidR="00F23A43"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معن</w:t>
            </w:r>
            <w:r w:rsidR="00F23A43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ى.</w:t>
            </w:r>
          </w:p>
        </w:tc>
      </w:tr>
      <w:tr w:rsidR="002024ED" w:rsidRPr="00D24553" w14:paraId="331429B9" w14:textId="77777777" w:rsidTr="00C948C1">
        <w:tc>
          <w:tcPr>
            <w:tcW w:w="576" w:type="dxa"/>
          </w:tcPr>
          <w:p w14:paraId="73FB3E87" w14:textId="589363A4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18</w:t>
            </w:r>
          </w:p>
        </w:tc>
        <w:tc>
          <w:tcPr>
            <w:tcW w:w="10402" w:type="dxa"/>
          </w:tcPr>
          <w:p w14:paraId="089ABB68" w14:textId="278EED48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يجب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تقديم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المبتدأ 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عن الخبر 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حتماً إذا كان المبتدأ محصوراً بـ</w:t>
            </w: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(إنما) أو (لا).</w:t>
            </w:r>
          </w:p>
        </w:tc>
      </w:tr>
      <w:tr w:rsidR="002024ED" w:rsidRPr="00D24553" w14:paraId="21C1CE42" w14:textId="77777777" w:rsidTr="00C948C1">
        <w:tc>
          <w:tcPr>
            <w:tcW w:w="576" w:type="dxa"/>
          </w:tcPr>
          <w:p w14:paraId="18171D8E" w14:textId="422E4674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19</w:t>
            </w:r>
          </w:p>
        </w:tc>
        <w:tc>
          <w:tcPr>
            <w:tcW w:w="10402" w:type="dxa"/>
          </w:tcPr>
          <w:p w14:paraId="49D594FF" w14:textId="7A4FC84C" w:rsidR="002024ED" w:rsidRPr="00D24553" w:rsidRDefault="00F07985" w:rsidP="002024ED">
            <w:pPr>
              <w:rPr>
                <w:rFonts w:ascii="Simplified Arabic" w:hAnsi="Simplified Arabic" w:cs="Simplified Arabic"/>
                <w:b/>
                <w:bCs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في الآية الكريمة (وَمَا مُحَمَّدٌ إِلَّا رَسُولٌ)، حُكم </w:t>
            </w:r>
            <w:r w:rsidR="00E15A98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تقديم المبتدأ</w:t>
            </w: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 xml:space="preserve"> (رسول) يُعد</w:t>
            </w:r>
            <w:r w:rsidR="008A4141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واجبًا.</w:t>
            </w:r>
          </w:p>
        </w:tc>
      </w:tr>
      <w:tr w:rsidR="002024ED" w:rsidRPr="00D24553" w14:paraId="33C5B128" w14:textId="77777777" w:rsidTr="00C948C1">
        <w:tc>
          <w:tcPr>
            <w:tcW w:w="576" w:type="dxa"/>
          </w:tcPr>
          <w:p w14:paraId="231288BA" w14:textId="4A26E88C" w:rsidR="002024ED" w:rsidRPr="00D24553" w:rsidRDefault="002024ED" w:rsidP="002024ED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20</w:t>
            </w:r>
          </w:p>
        </w:tc>
        <w:tc>
          <w:tcPr>
            <w:tcW w:w="10402" w:type="dxa"/>
          </w:tcPr>
          <w:p w14:paraId="19141DBE" w14:textId="08B3DCE7" w:rsidR="002024ED" w:rsidRPr="00D24553" w:rsidRDefault="00AA2FE4" w:rsidP="00AA2FE4">
            <w:pPr>
              <w:tabs>
                <w:tab w:val="left" w:pos="2679"/>
              </w:tabs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يمتنع حذف الخبر إذا جاء 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>المبتدأ مصدرا وبعده حال سدت مسد الخبر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.</w:t>
            </w:r>
          </w:p>
        </w:tc>
      </w:tr>
      <w:tr w:rsidR="003A4349" w:rsidRPr="00D24553" w14:paraId="360EF5EE" w14:textId="77777777" w:rsidTr="00C948C1">
        <w:tc>
          <w:tcPr>
            <w:tcW w:w="576" w:type="dxa"/>
          </w:tcPr>
          <w:p w14:paraId="1F195952" w14:textId="592123DD" w:rsidR="003A4349" w:rsidRPr="00D24553" w:rsidRDefault="003A4349" w:rsidP="003A4349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21</w:t>
            </w:r>
          </w:p>
        </w:tc>
        <w:tc>
          <w:tcPr>
            <w:tcW w:w="10402" w:type="dxa"/>
          </w:tcPr>
          <w:p w14:paraId="2A8471D0" w14:textId="5A83CF29" w:rsidR="003A4349" w:rsidRPr="00D24553" w:rsidRDefault="003A4349" w:rsidP="003A4349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  <w:t>في الآية الكريمة (وَلَدَيْنَا مَزِيدٌ)، المبتدأ النكرة هو كلمة (لدينا) والخبر هو كلمة (مزيد)</w:t>
            </w: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lang w:bidi="ar-EG"/>
              </w:rPr>
              <w:t>.</w:t>
            </w:r>
          </w:p>
        </w:tc>
      </w:tr>
      <w:tr w:rsidR="00164D91" w:rsidRPr="00D24553" w14:paraId="447702A3" w14:textId="77777777" w:rsidTr="00C948C1">
        <w:tc>
          <w:tcPr>
            <w:tcW w:w="576" w:type="dxa"/>
          </w:tcPr>
          <w:p w14:paraId="76FD7C3B" w14:textId="5C78CFE8" w:rsidR="00164D91" w:rsidRPr="00D24553" w:rsidRDefault="00164D91" w:rsidP="00164D9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22</w:t>
            </w:r>
          </w:p>
        </w:tc>
        <w:tc>
          <w:tcPr>
            <w:tcW w:w="10402" w:type="dxa"/>
          </w:tcPr>
          <w:p w14:paraId="7593DC4A" w14:textId="4F775BD0" w:rsidR="00164D91" w:rsidRPr="00D24553" w:rsidRDefault="00164D91" w:rsidP="00164D91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يُشترط في صلة الموصول لشبه الجملة أن تكون تامة، وهو نفس الشرط لوقوع شبه الجملة خبراً</w:t>
            </w:r>
            <w:r w:rsidRPr="00D24553">
              <w:rPr>
                <w:rFonts w:ascii="Simplified Arabic" w:hAnsi="Simplified Arabic" w:cs="Simplified Arabic"/>
                <w:b/>
                <w:bCs/>
              </w:rPr>
              <w:t>.</w:t>
            </w:r>
          </w:p>
        </w:tc>
      </w:tr>
      <w:tr w:rsidR="0073742B" w:rsidRPr="00D24553" w14:paraId="148803B5" w14:textId="77777777" w:rsidTr="00C948C1">
        <w:tc>
          <w:tcPr>
            <w:tcW w:w="576" w:type="dxa"/>
          </w:tcPr>
          <w:p w14:paraId="24ACF584" w14:textId="4D5397D5" w:rsidR="0073742B" w:rsidRPr="00D24553" w:rsidRDefault="0073742B" w:rsidP="0073742B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23</w:t>
            </w:r>
          </w:p>
        </w:tc>
        <w:tc>
          <w:tcPr>
            <w:tcW w:w="10402" w:type="dxa"/>
          </w:tcPr>
          <w:p w14:paraId="1A539BAD" w14:textId="11B92756" w:rsidR="0073742B" w:rsidRPr="00D24553" w:rsidRDefault="0073742B" w:rsidP="0073742B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الرابط بإعادة المبتدأ بلفظه في نحو (القَارِعَةُ مَا القَارِعَةُ) يُستعمل بلاغياً في سياق التفخيم والتهويل</w:t>
            </w:r>
          </w:p>
        </w:tc>
      </w:tr>
      <w:tr w:rsidR="000D6D2F" w:rsidRPr="00D24553" w14:paraId="164BF760" w14:textId="77777777" w:rsidTr="00C948C1">
        <w:tc>
          <w:tcPr>
            <w:tcW w:w="576" w:type="dxa"/>
          </w:tcPr>
          <w:p w14:paraId="4102F1A6" w14:textId="37C15E5A" w:rsidR="000D6D2F" w:rsidRPr="00D24553" w:rsidRDefault="000D6D2F" w:rsidP="000D6D2F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24</w:t>
            </w:r>
          </w:p>
        </w:tc>
        <w:tc>
          <w:tcPr>
            <w:tcW w:w="10402" w:type="dxa"/>
          </w:tcPr>
          <w:p w14:paraId="28FD3E4E" w14:textId="61E6A8F3" w:rsidR="000D6D2F" w:rsidRPr="00D24553" w:rsidRDefault="000D6D2F" w:rsidP="000D6D2F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  <w:t>المبتدأ في نحو تركيب (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محمد رسول</w:t>
            </w: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  <w:t>نا) يُعامل على أنه مبتدأ من النوع الثاني الوصف المستغني</w:t>
            </w:r>
            <w:ins w:id="1" w:author="Microsoft Word" w:date="2026-06-06T09:25:00Z" w16du:dateUtc="2026-06-06T06:25:00Z">
              <w:r w:rsidR="004E3503" w:rsidRPr="00D24553">
                <w:rPr>
                  <w:rFonts w:ascii="Simplified Arabic" w:hAnsi="Simplified Arabic" w:cs="Simplified Arabic" w:hint="cs"/>
                  <w:b/>
                  <w:bCs/>
                  <w:rtl/>
                  <w:lang w:bidi="ar-EG"/>
                </w:rPr>
                <w:t>.</w:t>
              </w:r>
            </w:ins>
          </w:p>
        </w:tc>
      </w:tr>
      <w:tr w:rsidR="000D6D2F" w:rsidRPr="00D24553" w14:paraId="5FB80183" w14:textId="77777777" w:rsidTr="00C948C1">
        <w:tc>
          <w:tcPr>
            <w:tcW w:w="576" w:type="dxa"/>
          </w:tcPr>
          <w:p w14:paraId="7B5DEAD3" w14:textId="03D571CE" w:rsidR="000D6D2F" w:rsidRPr="00D24553" w:rsidRDefault="000D6D2F" w:rsidP="000D6D2F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25</w:t>
            </w:r>
          </w:p>
        </w:tc>
        <w:tc>
          <w:tcPr>
            <w:tcW w:w="10402" w:type="dxa"/>
          </w:tcPr>
          <w:p w14:paraId="5D068F65" w14:textId="49412B4B" w:rsidR="000D6D2F" w:rsidRPr="00D24553" w:rsidRDefault="000E7A89" w:rsidP="000E7A89">
            <w:pPr>
              <w:tabs>
                <w:tab w:val="left" w:pos="1559"/>
              </w:tabs>
              <w:rPr>
                <w:rFonts w:ascii="Simplified Arabic" w:hAnsi="Simplified Arabic" w:cs="Simplified Arabic"/>
                <w:b/>
                <w:bCs/>
                <w:color w:val="EE0000"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إذا رفع المشتق الجاري مجرى الفعل اسماً ظاهراً متأخراً، فإنه يتحمل ضميراً مستتراً </w:t>
            </w:r>
            <w:r w:rsidR="005F6663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>ولا</w:t>
            </w:r>
            <w:r w:rsidRPr="00D24553">
              <w:rPr>
                <w:rFonts w:ascii="Simplified Arabic" w:hAnsi="Simplified Arabic" w:cs="Simplified Arabic"/>
                <w:b/>
                <w:bCs/>
                <w:color w:val="EE0000"/>
                <w:rtl/>
              </w:rPr>
              <w:t xml:space="preserve"> يكتفي بظاهره</w:t>
            </w:r>
            <w:r w:rsidR="005F6663"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  <w:lang w:bidi="ar-EG"/>
              </w:rPr>
              <w:t>.</w:t>
            </w:r>
          </w:p>
        </w:tc>
      </w:tr>
      <w:tr w:rsidR="00EF7858" w:rsidRPr="00D24553" w14:paraId="4C8A59EB" w14:textId="77777777" w:rsidTr="00C948C1">
        <w:tc>
          <w:tcPr>
            <w:tcW w:w="576" w:type="dxa"/>
          </w:tcPr>
          <w:p w14:paraId="311EE70B" w14:textId="56A73CBA" w:rsidR="00EF7858" w:rsidRPr="00D24553" w:rsidRDefault="00EF7858" w:rsidP="00EF7858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26</w:t>
            </w:r>
          </w:p>
        </w:tc>
        <w:tc>
          <w:tcPr>
            <w:tcW w:w="10402" w:type="dxa"/>
          </w:tcPr>
          <w:p w14:paraId="09924C6B" w14:textId="15C514AE" w:rsidR="00EF7858" w:rsidRPr="00D24553" w:rsidRDefault="00EF7858" w:rsidP="00EF7858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يُعرب الاسم (عداك) في تركيب (غيرُ لاهٍ عداكَ) فاعلاً لاسم الفاعل (لاه) سد مسد خبر المبتدأ (غير)</w:t>
            </w:r>
            <w:r w:rsidRPr="00D24553">
              <w:rPr>
                <w:rFonts w:ascii="Simplified Arabic" w:hAnsi="Simplified Arabic" w:cs="Simplified Arabic"/>
                <w:b/>
                <w:bCs/>
              </w:rPr>
              <w:t>.</w:t>
            </w:r>
          </w:p>
        </w:tc>
      </w:tr>
      <w:tr w:rsidR="00B06E95" w:rsidRPr="00D24553" w14:paraId="2C8411BF" w14:textId="77777777" w:rsidTr="00C948C1">
        <w:tc>
          <w:tcPr>
            <w:tcW w:w="576" w:type="dxa"/>
          </w:tcPr>
          <w:p w14:paraId="72A87D49" w14:textId="49A736ED" w:rsidR="00B06E95" w:rsidRPr="00D24553" w:rsidRDefault="00B06E95" w:rsidP="00B06E95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27</w:t>
            </w:r>
          </w:p>
        </w:tc>
        <w:tc>
          <w:tcPr>
            <w:tcW w:w="10402" w:type="dxa"/>
          </w:tcPr>
          <w:p w14:paraId="44DB4F75" w14:textId="2BFAFB11" w:rsidR="00B06E95" w:rsidRPr="00D24553" w:rsidRDefault="00B06E95" w:rsidP="00B06E95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  <w:t>إذا تطابق المبتدأ الوصف مع مرفوعه في التثنية نحو (أقائمان الرجلان) جاز فيه وجهان إعرابيان</w:t>
            </w:r>
          </w:p>
        </w:tc>
      </w:tr>
      <w:tr w:rsidR="00481784" w:rsidRPr="00D24553" w14:paraId="7EA75C95" w14:textId="77777777" w:rsidTr="00C948C1">
        <w:tc>
          <w:tcPr>
            <w:tcW w:w="576" w:type="dxa"/>
          </w:tcPr>
          <w:p w14:paraId="61A9A8D9" w14:textId="3D38FB05" w:rsidR="00481784" w:rsidRPr="00D24553" w:rsidRDefault="00481784" w:rsidP="00481784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28</w:t>
            </w:r>
          </w:p>
        </w:tc>
        <w:tc>
          <w:tcPr>
            <w:tcW w:w="10402" w:type="dxa"/>
          </w:tcPr>
          <w:p w14:paraId="44BF6C37" w14:textId="3D415990" w:rsidR="00481784" w:rsidRPr="00D24553" w:rsidRDefault="00481784" w:rsidP="00481784">
            <w:pPr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rtl/>
              </w:rPr>
              <w:t>إذا لم يتطابق المبتدأ الوصف مع مرفوعه نحو (ما حاضرٌ الطالبانِ) يتعين إعراب الوصف مبتدأ</w:t>
            </w:r>
            <w:r w:rsidR="00693145"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.</w:t>
            </w:r>
          </w:p>
        </w:tc>
      </w:tr>
      <w:tr w:rsidR="00CC0605" w:rsidRPr="00D24553" w14:paraId="78E7765E" w14:textId="77777777" w:rsidTr="00C948C1">
        <w:tc>
          <w:tcPr>
            <w:tcW w:w="576" w:type="dxa"/>
          </w:tcPr>
          <w:p w14:paraId="7597C1D4" w14:textId="5C098481" w:rsidR="00CC0605" w:rsidRPr="00D24553" w:rsidRDefault="00CC0605" w:rsidP="00CC0605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29</w:t>
            </w:r>
          </w:p>
        </w:tc>
        <w:tc>
          <w:tcPr>
            <w:tcW w:w="10402" w:type="dxa"/>
          </w:tcPr>
          <w:p w14:paraId="59F3CC0A" w14:textId="1BD45352" w:rsidR="00CC0605" w:rsidRPr="00D24553" w:rsidRDefault="00CC0605" w:rsidP="00CC0605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b/>
                <w:bCs/>
                <w:color w:val="EE0000"/>
                <w:rtl/>
              </w:rPr>
              <w:t>الخبر هو المحكوم عليه والمبتدأ هو الحكم</w:t>
            </w:r>
            <w:r w:rsidRPr="00D24553">
              <w:rPr>
                <w:b/>
                <w:bCs/>
                <w:color w:val="EE0000"/>
              </w:rPr>
              <w:t>.</w:t>
            </w:r>
            <w:r w:rsidRPr="00D24553">
              <w:rPr>
                <w:rFonts w:ascii="Simplified Arabic" w:hAnsi="Simplified Arabic" w:cs="Simplified Arabic" w:hint="cs"/>
                <w:b/>
                <w:bCs/>
                <w:color w:val="EE0000"/>
                <w:rtl/>
              </w:rPr>
              <w:t xml:space="preserve"> </w:t>
            </w:r>
          </w:p>
        </w:tc>
      </w:tr>
      <w:tr w:rsidR="007E1A05" w:rsidRPr="00D24553" w14:paraId="2CCD9124" w14:textId="77777777" w:rsidTr="00C948C1">
        <w:tc>
          <w:tcPr>
            <w:tcW w:w="576" w:type="dxa"/>
          </w:tcPr>
          <w:p w14:paraId="62B4F313" w14:textId="0387BA55" w:rsidR="007E1A05" w:rsidRPr="00D24553" w:rsidRDefault="007E1A05" w:rsidP="007E1A05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24553">
              <w:rPr>
                <w:rFonts w:ascii="Simplified Arabic" w:hAnsi="Simplified Arabic" w:cs="Simplified Arabic" w:hint="cs"/>
                <w:b/>
                <w:bCs/>
                <w:rtl/>
              </w:rPr>
              <w:t>30</w:t>
            </w:r>
          </w:p>
        </w:tc>
        <w:tc>
          <w:tcPr>
            <w:tcW w:w="10402" w:type="dxa"/>
          </w:tcPr>
          <w:p w14:paraId="52DE14B7" w14:textId="1386546C" w:rsidR="007E1A05" w:rsidRPr="00D24553" w:rsidRDefault="007E1A05" w:rsidP="007E1A05">
            <w:pPr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  <w:t>يجب في صلة الموصول لاسم الإشارة أو شبه الجملة أن يكون المتعلق المحذوف اسماً مشتقاً فقط</w:t>
            </w:r>
            <w:r w:rsidRPr="00D24553">
              <w:rPr>
                <w:rFonts w:ascii="Simplified Arabic" w:hAnsi="Simplified Arabic" w:cs="Simplified Arabic"/>
                <w:b/>
                <w:bCs/>
                <w:color w:val="FF0000"/>
                <w:lang w:bidi="ar-EG"/>
              </w:rPr>
              <w:t>.</w:t>
            </w:r>
          </w:p>
        </w:tc>
      </w:tr>
    </w:tbl>
    <w:p w14:paraId="7A68D1D7" w14:textId="693D4169" w:rsidR="009D5CE0" w:rsidRPr="00D24553" w:rsidRDefault="00A223EC" w:rsidP="009D5CE0">
      <w:pPr>
        <w:jc w:val="center"/>
        <w:rPr>
          <w:rFonts w:ascii="Simplified Arabic" w:hAnsi="Simplified Arabic" w:cs="Simplified Arabic"/>
          <w:b/>
          <w:bCs/>
          <w:rtl/>
          <w:lang w:bidi="ar-EG"/>
        </w:rPr>
      </w:pPr>
      <w:r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انتهت </w:t>
      </w:r>
      <w:r w:rsidR="009D5CE0" w:rsidRPr="00D24553">
        <w:rPr>
          <w:rFonts w:ascii="Simplified Arabic" w:hAnsi="Simplified Arabic" w:cs="Simplified Arabic" w:hint="cs"/>
          <w:b/>
          <w:bCs/>
          <w:rtl/>
          <w:lang w:bidi="ar-EG"/>
        </w:rPr>
        <w:t>الأسئلة.. مع تمنياتي بالتوفيق والنجاح</w:t>
      </w:r>
      <w:r w:rsidR="008B0444" w:rsidRPr="00D24553">
        <w:rPr>
          <w:rFonts w:ascii="Simplified Arabic" w:hAnsi="Simplified Arabic" w:cs="Simplified Arabic" w:hint="cs"/>
          <w:b/>
          <w:bCs/>
          <w:rtl/>
          <w:lang w:bidi="ar-EG"/>
        </w:rPr>
        <w:t>.</w:t>
      </w:r>
      <w:r w:rsidR="009D5C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</w:t>
      </w:r>
      <w:r w:rsidR="008B044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</w:t>
      </w:r>
      <w:r w:rsidR="009D5C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</w:t>
      </w:r>
      <w:r w:rsidR="008B0444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                                    </w:t>
      </w:r>
      <w:r w:rsidR="009D5C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        </w:t>
      </w:r>
      <w:r w:rsidR="009D5CE0" w:rsidRPr="00D24553">
        <w:rPr>
          <w:rFonts w:ascii="Simplified Arabic" w:hAnsi="Simplified Arabic" w:cs="Simplified Arabic"/>
          <w:b/>
          <w:bCs/>
          <w:rtl/>
          <w:lang w:bidi="ar-EG"/>
        </w:rPr>
        <w:t xml:space="preserve">د/ </w:t>
      </w:r>
      <w:r w:rsidR="009D5CE0" w:rsidRPr="00D24553">
        <w:rPr>
          <w:rFonts w:ascii="Simplified Arabic" w:hAnsi="Simplified Arabic" w:cs="Simplified Arabic" w:hint="cs"/>
          <w:b/>
          <w:bCs/>
          <w:rtl/>
          <w:lang w:bidi="ar-EG"/>
        </w:rPr>
        <w:t xml:space="preserve">محمد </w:t>
      </w:r>
      <w:r w:rsidR="009D5CE0" w:rsidRPr="00D24553">
        <w:rPr>
          <w:rFonts w:ascii="Simplified Arabic" w:hAnsi="Simplified Arabic" w:cs="Simplified Arabic"/>
          <w:b/>
          <w:bCs/>
          <w:rtl/>
          <w:lang w:bidi="ar-EG"/>
        </w:rPr>
        <w:t>حسين محمد</w:t>
      </w:r>
    </w:p>
    <w:sectPr w:rsidR="009D5CE0" w:rsidRPr="00D24553" w:rsidSect="00D73B89">
      <w:footerReference w:type="default" r:id="rId9"/>
      <w:pgSz w:w="12240" w:h="15840"/>
      <w:pgMar w:top="426" w:right="810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527BF" w14:textId="77777777" w:rsidR="00A221D8" w:rsidRDefault="00A221D8" w:rsidP="00A223EC">
      <w:pPr>
        <w:spacing w:after="0" w:line="240" w:lineRule="auto"/>
      </w:pPr>
      <w:r>
        <w:separator/>
      </w:r>
    </w:p>
  </w:endnote>
  <w:endnote w:type="continuationSeparator" w:id="0">
    <w:p w14:paraId="5F83F04A" w14:textId="77777777" w:rsidR="00A221D8" w:rsidRDefault="00A221D8" w:rsidP="00A2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57369703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458536456"/>
          <w:docPartObj>
            <w:docPartGallery w:val="Page Numbers (Top of Page)"/>
            <w:docPartUnique/>
          </w:docPartObj>
        </w:sdtPr>
        <w:sdtContent>
          <w:p w14:paraId="09687D6C" w14:textId="77777777" w:rsidR="00A223EC" w:rsidRDefault="00A223EC">
            <w:pPr>
              <w:pStyle w:val="a5"/>
              <w:jc w:val="center"/>
            </w:pPr>
            <w:r>
              <w:rPr>
                <w:rtl/>
                <w:lang w:val="ar-SA"/>
              </w:rPr>
              <w:t xml:space="preserve">الصفحة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ar-SA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ar-SA"/>
              </w:rPr>
              <w:t xml:space="preserve"> من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ar-SA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4FAF" w14:textId="77777777" w:rsidR="00A223EC" w:rsidRDefault="00A223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A812" w14:textId="77777777" w:rsidR="00A221D8" w:rsidRDefault="00A221D8" w:rsidP="00A223EC">
      <w:pPr>
        <w:spacing w:after="0" w:line="240" w:lineRule="auto"/>
      </w:pPr>
      <w:r>
        <w:separator/>
      </w:r>
    </w:p>
  </w:footnote>
  <w:footnote w:type="continuationSeparator" w:id="0">
    <w:p w14:paraId="362E8776" w14:textId="77777777" w:rsidR="00A221D8" w:rsidRDefault="00A221D8" w:rsidP="00A22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1AA5"/>
    <w:multiLevelType w:val="hybridMultilevel"/>
    <w:tmpl w:val="6CC418DA"/>
    <w:lvl w:ilvl="0" w:tplc="FA401C8C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75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ED"/>
    <w:rsid w:val="00001BD2"/>
    <w:rsid w:val="00001D0D"/>
    <w:rsid w:val="000115FA"/>
    <w:rsid w:val="00020BD9"/>
    <w:rsid w:val="0003119F"/>
    <w:rsid w:val="00032291"/>
    <w:rsid w:val="00036F99"/>
    <w:rsid w:val="00042350"/>
    <w:rsid w:val="00055968"/>
    <w:rsid w:val="000609E7"/>
    <w:rsid w:val="00062B8E"/>
    <w:rsid w:val="00064988"/>
    <w:rsid w:val="00065711"/>
    <w:rsid w:val="00065B00"/>
    <w:rsid w:val="00070807"/>
    <w:rsid w:val="00072841"/>
    <w:rsid w:val="000744F1"/>
    <w:rsid w:val="00074557"/>
    <w:rsid w:val="00075F18"/>
    <w:rsid w:val="000764E1"/>
    <w:rsid w:val="00077132"/>
    <w:rsid w:val="00082955"/>
    <w:rsid w:val="00084CCB"/>
    <w:rsid w:val="00086D0E"/>
    <w:rsid w:val="00093C69"/>
    <w:rsid w:val="00093D61"/>
    <w:rsid w:val="000967FB"/>
    <w:rsid w:val="000A2452"/>
    <w:rsid w:val="000A503F"/>
    <w:rsid w:val="000A6D26"/>
    <w:rsid w:val="000A77E7"/>
    <w:rsid w:val="000A7B30"/>
    <w:rsid w:val="000A7FFE"/>
    <w:rsid w:val="000B03B3"/>
    <w:rsid w:val="000B47C2"/>
    <w:rsid w:val="000C42DE"/>
    <w:rsid w:val="000C647F"/>
    <w:rsid w:val="000D0249"/>
    <w:rsid w:val="000D2F84"/>
    <w:rsid w:val="000D4ADA"/>
    <w:rsid w:val="000D6D2F"/>
    <w:rsid w:val="000E3455"/>
    <w:rsid w:val="000E7A89"/>
    <w:rsid w:val="000F5E6D"/>
    <w:rsid w:val="001009C9"/>
    <w:rsid w:val="001012D3"/>
    <w:rsid w:val="001021ED"/>
    <w:rsid w:val="001044DC"/>
    <w:rsid w:val="0010624A"/>
    <w:rsid w:val="00125510"/>
    <w:rsid w:val="00133A09"/>
    <w:rsid w:val="00141CCC"/>
    <w:rsid w:val="00144469"/>
    <w:rsid w:val="00144AC1"/>
    <w:rsid w:val="00150C0C"/>
    <w:rsid w:val="00151648"/>
    <w:rsid w:val="001607C7"/>
    <w:rsid w:val="00162B9F"/>
    <w:rsid w:val="00164D91"/>
    <w:rsid w:val="001731BD"/>
    <w:rsid w:val="001805D6"/>
    <w:rsid w:val="00181CAE"/>
    <w:rsid w:val="00197DDF"/>
    <w:rsid w:val="001A2DD6"/>
    <w:rsid w:val="001A37D3"/>
    <w:rsid w:val="001B008D"/>
    <w:rsid w:val="001C4EDE"/>
    <w:rsid w:val="001D0AB8"/>
    <w:rsid w:val="001D2F64"/>
    <w:rsid w:val="001D43CC"/>
    <w:rsid w:val="001D65A6"/>
    <w:rsid w:val="001D7CC5"/>
    <w:rsid w:val="001D7EEB"/>
    <w:rsid w:val="001E6A2D"/>
    <w:rsid w:val="001E726F"/>
    <w:rsid w:val="001F0D99"/>
    <w:rsid w:val="001F5DE6"/>
    <w:rsid w:val="002024ED"/>
    <w:rsid w:val="002106EA"/>
    <w:rsid w:val="00217452"/>
    <w:rsid w:val="00217FA8"/>
    <w:rsid w:val="002371AA"/>
    <w:rsid w:val="00243E37"/>
    <w:rsid w:val="00247B07"/>
    <w:rsid w:val="002525E3"/>
    <w:rsid w:val="00252813"/>
    <w:rsid w:val="0026051E"/>
    <w:rsid w:val="00265357"/>
    <w:rsid w:val="00267FCF"/>
    <w:rsid w:val="00273ECD"/>
    <w:rsid w:val="002776D6"/>
    <w:rsid w:val="002779AC"/>
    <w:rsid w:val="00280DE2"/>
    <w:rsid w:val="00282615"/>
    <w:rsid w:val="0028373A"/>
    <w:rsid w:val="00283C6F"/>
    <w:rsid w:val="00296598"/>
    <w:rsid w:val="002A4298"/>
    <w:rsid w:val="002B14AE"/>
    <w:rsid w:val="002B4D2B"/>
    <w:rsid w:val="002C0A0E"/>
    <w:rsid w:val="002C3293"/>
    <w:rsid w:val="002F2DD1"/>
    <w:rsid w:val="002F4E78"/>
    <w:rsid w:val="002F565F"/>
    <w:rsid w:val="00302DE2"/>
    <w:rsid w:val="00304DAD"/>
    <w:rsid w:val="00313877"/>
    <w:rsid w:val="003303ED"/>
    <w:rsid w:val="003414AB"/>
    <w:rsid w:val="0034255E"/>
    <w:rsid w:val="00342D1F"/>
    <w:rsid w:val="00345CAB"/>
    <w:rsid w:val="0035116E"/>
    <w:rsid w:val="003564BC"/>
    <w:rsid w:val="00356D9E"/>
    <w:rsid w:val="00360DEF"/>
    <w:rsid w:val="003638BD"/>
    <w:rsid w:val="00365B9D"/>
    <w:rsid w:val="0036660A"/>
    <w:rsid w:val="0037757B"/>
    <w:rsid w:val="003803D3"/>
    <w:rsid w:val="0038180A"/>
    <w:rsid w:val="00381E9F"/>
    <w:rsid w:val="00385192"/>
    <w:rsid w:val="00393D32"/>
    <w:rsid w:val="00395369"/>
    <w:rsid w:val="00395BC2"/>
    <w:rsid w:val="003971B6"/>
    <w:rsid w:val="003A1F9C"/>
    <w:rsid w:val="003A4349"/>
    <w:rsid w:val="003B3503"/>
    <w:rsid w:val="003D77D3"/>
    <w:rsid w:val="003E1657"/>
    <w:rsid w:val="00401F22"/>
    <w:rsid w:val="004033D9"/>
    <w:rsid w:val="00403465"/>
    <w:rsid w:val="004069C9"/>
    <w:rsid w:val="00412812"/>
    <w:rsid w:val="00426A4A"/>
    <w:rsid w:val="00426B32"/>
    <w:rsid w:val="00430278"/>
    <w:rsid w:val="00433A7B"/>
    <w:rsid w:val="00436E09"/>
    <w:rsid w:val="004417F9"/>
    <w:rsid w:val="0044767C"/>
    <w:rsid w:val="004522C2"/>
    <w:rsid w:val="004602A0"/>
    <w:rsid w:val="004641E5"/>
    <w:rsid w:val="004731AA"/>
    <w:rsid w:val="00475D97"/>
    <w:rsid w:val="00481784"/>
    <w:rsid w:val="0048275A"/>
    <w:rsid w:val="004907B0"/>
    <w:rsid w:val="004931A6"/>
    <w:rsid w:val="00494CE2"/>
    <w:rsid w:val="004967E6"/>
    <w:rsid w:val="004A0DCB"/>
    <w:rsid w:val="004A2F8A"/>
    <w:rsid w:val="004A3963"/>
    <w:rsid w:val="004A4136"/>
    <w:rsid w:val="004A5984"/>
    <w:rsid w:val="004B20FC"/>
    <w:rsid w:val="004B3B85"/>
    <w:rsid w:val="004B7346"/>
    <w:rsid w:val="004C6B6E"/>
    <w:rsid w:val="004D044F"/>
    <w:rsid w:val="004D06A8"/>
    <w:rsid w:val="004D7BD6"/>
    <w:rsid w:val="004E3503"/>
    <w:rsid w:val="004F0490"/>
    <w:rsid w:val="004F3922"/>
    <w:rsid w:val="004F6566"/>
    <w:rsid w:val="00501EDF"/>
    <w:rsid w:val="00504D7D"/>
    <w:rsid w:val="00505ED2"/>
    <w:rsid w:val="0050795A"/>
    <w:rsid w:val="005124E9"/>
    <w:rsid w:val="00513CC5"/>
    <w:rsid w:val="00517540"/>
    <w:rsid w:val="0052312C"/>
    <w:rsid w:val="005264F5"/>
    <w:rsid w:val="0053084D"/>
    <w:rsid w:val="00533121"/>
    <w:rsid w:val="00533681"/>
    <w:rsid w:val="00541223"/>
    <w:rsid w:val="00541F8E"/>
    <w:rsid w:val="0054463F"/>
    <w:rsid w:val="00545A11"/>
    <w:rsid w:val="00550397"/>
    <w:rsid w:val="005530A1"/>
    <w:rsid w:val="005535BD"/>
    <w:rsid w:val="00555241"/>
    <w:rsid w:val="00560EED"/>
    <w:rsid w:val="00565290"/>
    <w:rsid w:val="00566A77"/>
    <w:rsid w:val="00574073"/>
    <w:rsid w:val="00574DBC"/>
    <w:rsid w:val="00580DAC"/>
    <w:rsid w:val="00580F94"/>
    <w:rsid w:val="00581622"/>
    <w:rsid w:val="005835B9"/>
    <w:rsid w:val="00594D7D"/>
    <w:rsid w:val="00596D15"/>
    <w:rsid w:val="005A64D4"/>
    <w:rsid w:val="005B3A1D"/>
    <w:rsid w:val="005B405F"/>
    <w:rsid w:val="005C0687"/>
    <w:rsid w:val="005C38E6"/>
    <w:rsid w:val="005C48AF"/>
    <w:rsid w:val="005D1BDF"/>
    <w:rsid w:val="005D4DC8"/>
    <w:rsid w:val="005E0560"/>
    <w:rsid w:val="005F0585"/>
    <w:rsid w:val="005F35D1"/>
    <w:rsid w:val="005F3E1E"/>
    <w:rsid w:val="005F6571"/>
    <w:rsid w:val="005F6663"/>
    <w:rsid w:val="00604B17"/>
    <w:rsid w:val="00605668"/>
    <w:rsid w:val="0060678D"/>
    <w:rsid w:val="00606FDB"/>
    <w:rsid w:val="00607CD3"/>
    <w:rsid w:val="00617FB0"/>
    <w:rsid w:val="00626D75"/>
    <w:rsid w:val="006312C2"/>
    <w:rsid w:val="006447F8"/>
    <w:rsid w:val="00650563"/>
    <w:rsid w:val="0065299D"/>
    <w:rsid w:val="006534CA"/>
    <w:rsid w:val="006549A7"/>
    <w:rsid w:val="00665371"/>
    <w:rsid w:val="00672A09"/>
    <w:rsid w:val="00680A7F"/>
    <w:rsid w:val="00680E05"/>
    <w:rsid w:val="00685CE5"/>
    <w:rsid w:val="00693145"/>
    <w:rsid w:val="00695A4A"/>
    <w:rsid w:val="006A1E3C"/>
    <w:rsid w:val="006B1D83"/>
    <w:rsid w:val="006C603A"/>
    <w:rsid w:val="006E001E"/>
    <w:rsid w:val="006E1CA2"/>
    <w:rsid w:val="006E1D8A"/>
    <w:rsid w:val="006E4DC5"/>
    <w:rsid w:val="006E6009"/>
    <w:rsid w:val="006F0A32"/>
    <w:rsid w:val="006F0B89"/>
    <w:rsid w:val="006F350B"/>
    <w:rsid w:val="006F3FB5"/>
    <w:rsid w:val="006F625E"/>
    <w:rsid w:val="006F6FDC"/>
    <w:rsid w:val="006F752D"/>
    <w:rsid w:val="00703010"/>
    <w:rsid w:val="00707240"/>
    <w:rsid w:val="007072EE"/>
    <w:rsid w:val="007106A0"/>
    <w:rsid w:val="00711554"/>
    <w:rsid w:val="00711DCB"/>
    <w:rsid w:val="00713C45"/>
    <w:rsid w:val="00723B89"/>
    <w:rsid w:val="00725238"/>
    <w:rsid w:val="007315BC"/>
    <w:rsid w:val="00735B1C"/>
    <w:rsid w:val="0073742B"/>
    <w:rsid w:val="007375E9"/>
    <w:rsid w:val="0073769B"/>
    <w:rsid w:val="00742307"/>
    <w:rsid w:val="0074699D"/>
    <w:rsid w:val="00752682"/>
    <w:rsid w:val="00752EF1"/>
    <w:rsid w:val="0076268D"/>
    <w:rsid w:val="0076643D"/>
    <w:rsid w:val="0077504E"/>
    <w:rsid w:val="00780AEF"/>
    <w:rsid w:val="007848FE"/>
    <w:rsid w:val="0079080C"/>
    <w:rsid w:val="00790FC1"/>
    <w:rsid w:val="00794CB1"/>
    <w:rsid w:val="00797AE7"/>
    <w:rsid w:val="007B2653"/>
    <w:rsid w:val="007B4E68"/>
    <w:rsid w:val="007B5F62"/>
    <w:rsid w:val="007C2A74"/>
    <w:rsid w:val="007C3980"/>
    <w:rsid w:val="007C70D0"/>
    <w:rsid w:val="007D1129"/>
    <w:rsid w:val="007D394D"/>
    <w:rsid w:val="007D3978"/>
    <w:rsid w:val="007E1A05"/>
    <w:rsid w:val="007E20AD"/>
    <w:rsid w:val="007E5301"/>
    <w:rsid w:val="007F1296"/>
    <w:rsid w:val="007F7BEA"/>
    <w:rsid w:val="0080078E"/>
    <w:rsid w:val="00806721"/>
    <w:rsid w:val="00811D15"/>
    <w:rsid w:val="008240D2"/>
    <w:rsid w:val="00832FF2"/>
    <w:rsid w:val="0084064F"/>
    <w:rsid w:val="00843C36"/>
    <w:rsid w:val="00846D3C"/>
    <w:rsid w:val="00853F0C"/>
    <w:rsid w:val="00857DBA"/>
    <w:rsid w:val="0086106B"/>
    <w:rsid w:val="00861380"/>
    <w:rsid w:val="00861A89"/>
    <w:rsid w:val="00864E15"/>
    <w:rsid w:val="00865810"/>
    <w:rsid w:val="00874B6A"/>
    <w:rsid w:val="00875F33"/>
    <w:rsid w:val="0088637D"/>
    <w:rsid w:val="00897405"/>
    <w:rsid w:val="008A4141"/>
    <w:rsid w:val="008B0444"/>
    <w:rsid w:val="008C2C37"/>
    <w:rsid w:val="008C3415"/>
    <w:rsid w:val="008D3650"/>
    <w:rsid w:val="008E414E"/>
    <w:rsid w:val="008F100E"/>
    <w:rsid w:val="00901773"/>
    <w:rsid w:val="009028FD"/>
    <w:rsid w:val="0091369A"/>
    <w:rsid w:val="009145E3"/>
    <w:rsid w:val="00926CE1"/>
    <w:rsid w:val="00931EED"/>
    <w:rsid w:val="00932D63"/>
    <w:rsid w:val="009403BE"/>
    <w:rsid w:val="00940DAC"/>
    <w:rsid w:val="00955CE4"/>
    <w:rsid w:val="00956052"/>
    <w:rsid w:val="00961CB1"/>
    <w:rsid w:val="00961D14"/>
    <w:rsid w:val="00963A82"/>
    <w:rsid w:val="00966033"/>
    <w:rsid w:val="00967BEA"/>
    <w:rsid w:val="00971711"/>
    <w:rsid w:val="009726F2"/>
    <w:rsid w:val="00986370"/>
    <w:rsid w:val="00986FBD"/>
    <w:rsid w:val="00990B84"/>
    <w:rsid w:val="009A0F17"/>
    <w:rsid w:val="009B0074"/>
    <w:rsid w:val="009B0A5F"/>
    <w:rsid w:val="009C0B7B"/>
    <w:rsid w:val="009D46D4"/>
    <w:rsid w:val="009D5CE0"/>
    <w:rsid w:val="009E11C3"/>
    <w:rsid w:val="009E32FA"/>
    <w:rsid w:val="009E6550"/>
    <w:rsid w:val="009F3244"/>
    <w:rsid w:val="009F788D"/>
    <w:rsid w:val="009F7D24"/>
    <w:rsid w:val="00A05D90"/>
    <w:rsid w:val="00A12248"/>
    <w:rsid w:val="00A13211"/>
    <w:rsid w:val="00A1362E"/>
    <w:rsid w:val="00A13E39"/>
    <w:rsid w:val="00A21AFB"/>
    <w:rsid w:val="00A221D8"/>
    <w:rsid w:val="00A223EC"/>
    <w:rsid w:val="00A302F5"/>
    <w:rsid w:val="00A36567"/>
    <w:rsid w:val="00A37BB6"/>
    <w:rsid w:val="00A37D17"/>
    <w:rsid w:val="00A43BE7"/>
    <w:rsid w:val="00A446CA"/>
    <w:rsid w:val="00A621D7"/>
    <w:rsid w:val="00A659BF"/>
    <w:rsid w:val="00A706C1"/>
    <w:rsid w:val="00A761A3"/>
    <w:rsid w:val="00A8266B"/>
    <w:rsid w:val="00A86D27"/>
    <w:rsid w:val="00A90174"/>
    <w:rsid w:val="00A92113"/>
    <w:rsid w:val="00A922B6"/>
    <w:rsid w:val="00A93F67"/>
    <w:rsid w:val="00AA2FE4"/>
    <w:rsid w:val="00AA4867"/>
    <w:rsid w:val="00AA4AE4"/>
    <w:rsid w:val="00AB0DE4"/>
    <w:rsid w:val="00AB13DD"/>
    <w:rsid w:val="00AD3D8D"/>
    <w:rsid w:val="00AE24FE"/>
    <w:rsid w:val="00AE56B4"/>
    <w:rsid w:val="00AE5C8F"/>
    <w:rsid w:val="00AF1F25"/>
    <w:rsid w:val="00B0107A"/>
    <w:rsid w:val="00B0252A"/>
    <w:rsid w:val="00B06E95"/>
    <w:rsid w:val="00B11EEB"/>
    <w:rsid w:val="00B14BAD"/>
    <w:rsid w:val="00B20769"/>
    <w:rsid w:val="00B24FBE"/>
    <w:rsid w:val="00B276E5"/>
    <w:rsid w:val="00B32066"/>
    <w:rsid w:val="00B559CD"/>
    <w:rsid w:val="00B562A0"/>
    <w:rsid w:val="00B621AC"/>
    <w:rsid w:val="00B66173"/>
    <w:rsid w:val="00B7174E"/>
    <w:rsid w:val="00B724DF"/>
    <w:rsid w:val="00B74B04"/>
    <w:rsid w:val="00B77CD4"/>
    <w:rsid w:val="00B80A7A"/>
    <w:rsid w:val="00B90623"/>
    <w:rsid w:val="00B916CF"/>
    <w:rsid w:val="00B95576"/>
    <w:rsid w:val="00B966AA"/>
    <w:rsid w:val="00BA2D42"/>
    <w:rsid w:val="00BB00D8"/>
    <w:rsid w:val="00BB0390"/>
    <w:rsid w:val="00BF0B7B"/>
    <w:rsid w:val="00BF23D6"/>
    <w:rsid w:val="00BF485C"/>
    <w:rsid w:val="00C06194"/>
    <w:rsid w:val="00C10B99"/>
    <w:rsid w:val="00C15ACC"/>
    <w:rsid w:val="00C21AB6"/>
    <w:rsid w:val="00C23B09"/>
    <w:rsid w:val="00C30DEE"/>
    <w:rsid w:val="00C370A8"/>
    <w:rsid w:val="00C378AA"/>
    <w:rsid w:val="00C470C0"/>
    <w:rsid w:val="00C51E18"/>
    <w:rsid w:val="00C57041"/>
    <w:rsid w:val="00C618A4"/>
    <w:rsid w:val="00C627DB"/>
    <w:rsid w:val="00C62C27"/>
    <w:rsid w:val="00C64A0A"/>
    <w:rsid w:val="00C723C8"/>
    <w:rsid w:val="00C73A1F"/>
    <w:rsid w:val="00C85004"/>
    <w:rsid w:val="00C87D2D"/>
    <w:rsid w:val="00C906B1"/>
    <w:rsid w:val="00C90EED"/>
    <w:rsid w:val="00C948C1"/>
    <w:rsid w:val="00C959E0"/>
    <w:rsid w:val="00CB3109"/>
    <w:rsid w:val="00CC0605"/>
    <w:rsid w:val="00CC37F8"/>
    <w:rsid w:val="00CC3F8D"/>
    <w:rsid w:val="00CD0D14"/>
    <w:rsid w:val="00CD5AAC"/>
    <w:rsid w:val="00CD7E90"/>
    <w:rsid w:val="00CE260A"/>
    <w:rsid w:val="00CE3012"/>
    <w:rsid w:val="00CF0EFA"/>
    <w:rsid w:val="00CF26FD"/>
    <w:rsid w:val="00D014C1"/>
    <w:rsid w:val="00D13887"/>
    <w:rsid w:val="00D14AFD"/>
    <w:rsid w:val="00D15286"/>
    <w:rsid w:val="00D15FA2"/>
    <w:rsid w:val="00D2309C"/>
    <w:rsid w:val="00D23A1C"/>
    <w:rsid w:val="00D240C1"/>
    <w:rsid w:val="00D24553"/>
    <w:rsid w:val="00D27E7A"/>
    <w:rsid w:val="00D30663"/>
    <w:rsid w:val="00D30EB2"/>
    <w:rsid w:val="00D321D6"/>
    <w:rsid w:val="00D34486"/>
    <w:rsid w:val="00D3696D"/>
    <w:rsid w:val="00D46FE7"/>
    <w:rsid w:val="00D61AA0"/>
    <w:rsid w:val="00D61CDA"/>
    <w:rsid w:val="00D6365C"/>
    <w:rsid w:val="00D660BE"/>
    <w:rsid w:val="00D73B89"/>
    <w:rsid w:val="00D7758B"/>
    <w:rsid w:val="00D9192D"/>
    <w:rsid w:val="00D9268E"/>
    <w:rsid w:val="00D92BE0"/>
    <w:rsid w:val="00DA0D1C"/>
    <w:rsid w:val="00DA1000"/>
    <w:rsid w:val="00DA599B"/>
    <w:rsid w:val="00DA5A30"/>
    <w:rsid w:val="00DB5BDE"/>
    <w:rsid w:val="00DC0E9B"/>
    <w:rsid w:val="00DC2235"/>
    <w:rsid w:val="00DC24E3"/>
    <w:rsid w:val="00DC40C1"/>
    <w:rsid w:val="00DD0F26"/>
    <w:rsid w:val="00DD14D4"/>
    <w:rsid w:val="00DD6E8C"/>
    <w:rsid w:val="00DF0C3D"/>
    <w:rsid w:val="00DF4D58"/>
    <w:rsid w:val="00E05416"/>
    <w:rsid w:val="00E13A8B"/>
    <w:rsid w:val="00E15A98"/>
    <w:rsid w:val="00E21BB4"/>
    <w:rsid w:val="00E24504"/>
    <w:rsid w:val="00E25947"/>
    <w:rsid w:val="00E26BBE"/>
    <w:rsid w:val="00E34157"/>
    <w:rsid w:val="00E42582"/>
    <w:rsid w:val="00E44734"/>
    <w:rsid w:val="00E4725E"/>
    <w:rsid w:val="00E5457C"/>
    <w:rsid w:val="00E6020C"/>
    <w:rsid w:val="00E62C48"/>
    <w:rsid w:val="00E71E5C"/>
    <w:rsid w:val="00E752AD"/>
    <w:rsid w:val="00E75E86"/>
    <w:rsid w:val="00E80411"/>
    <w:rsid w:val="00E83678"/>
    <w:rsid w:val="00E863A3"/>
    <w:rsid w:val="00EA1915"/>
    <w:rsid w:val="00EA4A10"/>
    <w:rsid w:val="00EB40C8"/>
    <w:rsid w:val="00EB4284"/>
    <w:rsid w:val="00EC09DF"/>
    <w:rsid w:val="00EC2FCB"/>
    <w:rsid w:val="00EC47FF"/>
    <w:rsid w:val="00EC4EF4"/>
    <w:rsid w:val="00EC6724"/>
    <w:rsid w:val="00ED2200"/>
    <w:rsid w:val="00ED3BBB"/>
    <w:rsid w:val="00EE08EE"/>
    <w:rsid w:val="00EE34F4"/>
    <w:rsid w:val="00EE4020"/>
    <w:rsid w:val="00EE697E"/>
    <w:rsid w:val="00EF1700"/>
    <w:rsid w:val="00EF7858"/>
    <w:rsid w:val="00F03559"/>
    <w:rsid w:val="00F047B2"/>
    <w:rsid w:val="00F0772A"/>
    <w:rsid w:val="00F07985"/>
    <w:rsid w:val="00F16FD2"/>
    <w:rsid w:val="00F20167"/>
    <w:rsid w:val="00F22DB6"/>
    <w:rsid w:val="00F23A43"/>
    <w:rsid w:val="00F27A51"/>
    <w:rsid w:val="00F3040E"/>
    <w:rsid w:val="00F44484"/>
    <w:rsid w:val="00F470B3"/>
    <w:rsid w:val="00F51C16"/>
    <w:rsid w:val="00F54241"/>
    <w:rsid w:val="00F55354"/>
    <w:rsid w:val="00F76630"/>
    <w:rsid w:val="00F858E3"/>
    <w:rsid w:val="00F90E3F"/>
    <w:rsid w:val="00F950F9"/>
    <w:rsid w:val="00F96DA1"/>
    <w:rsid w:val="00F96EF1"/>
    <w:rsid w:val="00FA22F3"/>
    <w:rsid w:val="00FA357A"/>
    <w:rsid w:val="00FA5B66"/>
    <w:rsid w:val="00FA7FDE"/>
    <w:rsid w:val="00FB5122"/>
    <w:rsid w:val="00FB5622"/>
    <w:rsid w:val="00FB67DC"/>
    <w:rsid w:val="00FB6C83"/>
    <w:rsid w:val="00FC0385"/>
    <w:rsid w:val="00FC3BBC"/>
    <w:rsid w:val="00FC3D30"/>
    <w:rsid w:val="00FC4DED"/>
    <w:rsid w:val="00FC681B"/>
    <w:rsid w:val="00FD5CAE"/>
    <w:rsid w:val="00FD7A4C"/>
    <w:rsid w:val="00FE02C3"/>
    <w:rsid w:val="00FE2045"/>
    <w:rsid w:val="00FE2FA8"/>
    <w:rsid w:val="00FE4846"/>
    <w:rsid w:val="00FE7D27"/>
    <w:rsid w:val="00FF1279"/>
    <w:rsid w:val="00F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4EED7"/>
  <w15:chartTrackingRefBased/>
  <w15:docId w15:val="{F35464A0-3306-4189-B45A-74DBD00A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23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223EC"/>
  </w:style>
  <w:style w:type="paragraph" w:styleId="a5">
    <w:name w:val="footer"/>
    <w:basedOn w:val="a"/>
    <w:link w:val="Char0"/>
    <w:uiPriority w:val="99"/>
    <w:unhideWhenUsed/>
    <w:rsid w:val="00A223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223EC"/>
  </w:style>
  <w:style w:type="paragraph" w:styleId="a6">
    <w:name w:val="Balloon Text"/>
    <w:basedOn w:val="a"/>
    <w:link w:val="Char1"/>
    <w:uiPriority w:val="99"/>
    <w:semiHidden/>
    <w:unhideWhenUsed/>
    <w:rsid w:val="00A223E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A223E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2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Hussien</dc:creator>
  <cp:keywords/>
  <dc:description/>
  <cp:lastModifiedBy>Mohamed Hussien</cp:lastModifiedBy>
  <cp:revision>487</cp:revision>
  <cp:lastPrinted>2026-06-06T06:32:00Z</cp:lastPrinted>
  <dcterms:created xsi:type="dcterms:W3CDTF">2018-10-06T18:42:00Z</dcterms:created>
  <dcterms:modified xsi:type="dcterms:W3CDTF">2026-06-06T20:25:00Z</dcterms:modified>
</cp:coreProperties>
</file>